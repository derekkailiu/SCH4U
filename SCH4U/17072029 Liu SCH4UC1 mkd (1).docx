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180" w:type="dxa"/>
        <w:tblInd w:w="-5" w:type="dxa"/>
        <w:tblLook w:val="04A0" w:firstRow="1" w:lastRow="0" w:firstColumn="1" w:lastColumn="0" w:noHBand="0" w:noVBand="1"/>
      </w:tblPr>
      <w:tblGrid>
        <w:gridCol w:w="1240"/>
        <w:gridCol w:w="1220"/>
        <w:gridCol w:w="1720"/>
      </w:tblGrid>
      <w:tr w:rsidR="00006FB5" w:rsidRPr="00006FB5" w14:paraId="768F1909" w14:textId="77777777" w:rsidTr="00006FB5">
        <w:trPr>
          <w:trHeight w:val="360"/>
          <w:ins w:id="0" w:author="Bob 3063" w:date="2018-02-02T16:29:00Z"/>
        </w:trPr>
        <w:tc>
          <w:tcPr>
            <w:tcW w:w="1240"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3761C390" w14:textId="77777777" w:rsidR="00006FB5" w:rsidRPr="00006FB5" w:rsidRDefault="00006FB5" w:rsidP="00006FB5">
            <w:pPr>
              <w:jc w:val="center"/>
              <w:rPr>
                <w:ins w:id="1" w:author="Bob 3063" w:date="2018-02-02T16:29:00Z"/>
                <w:rFonts w:ascii="Arial" w:eastAsia="Times New Roman" w:hAnsi="Arial" w:cs="Arial"/>
                <w:lang w:val="en-CA" w:eastAsia="en-CA"/>
              </w:rPr>
            </w:pPr>
            <w:ins w:id="2" w:author="Bob 3063" w:date="2018-02-02T16:29:00Z">
              <w:r w:rsidRPr="00006FB5">
                <w:rPr>
                  <w:rFonts w:ascii="Arial" w:eastAsia="Times New Roman" w:hAnsi="Arial" w:cs="Arial"/>
                  <w:lang w:val="en-CA" w:eastAsia="en-CA"/>
                </w:rPr>
                <w:t>53.5</w:t>
              </w:r>
            </w:ins>
          </w:p>
        </w:tc>
        <w:tc>
          <w:tcPr>
            <w:tcW w:w="1220" w:type="dxa"/>
            <w:tcBorders>
              <w:top w:val="single" w:sz="4" w:space="0" w:color="auto"/>
              <w:left w:val="nil"/>
              <w:bottom w:val="single" w:sz="4" w:space="0" w:color="auto"/>
              <w:right w:val="single" w:sz="4" w:space="0" w:color="auto"/>
            </w:tcBorders>
            <w:shd w:val="clear" w:color="000000" w:fill="FFE699"/>
            <w:noWrap/>
            <w:vAlign w:val="center"/>
            <w:hideMark/>
          </w:tcPr>
          <w:p w14:paraId="3C983FFB" w14:textId="77777777" w:rsidR="00006FB5" w:rsidRPr="00006FB5" w:rsidRDefault="00006FB5" w:rsidP="00006FB5">
            <w:pPr>
              <w:jc w:val="center"/>
              <w:rPr>
                <w:ins w:id="3" w:author="Bob 3063" w:date="2018-02-02T16:29:00Z"/>
                <w:rFonts w:ascii="Arial" w:eastAsia="Times New Roman" w:hAnsi="Arial" w:cs="Arial"/>
                <w:lang w:val="en-CA" w:eastAsia="en-CA"/>
              </w:rPr>
            </w:pPr>
            <w:ins w:id="4" w:author="Bob 3063" w:date="2018-02-02T16:29:00Z">
              <w:r w:rsidRPr="00006FB5">
                <w:rPr>
                  <w:rFonts w:ascii="Arial" w:eastAsia="Times New Roman" w:hAnsi="Arial" w:cs="Arial"/>
                  <w:lang w:val="en-CA" w:eastAsia="en-CA"/>
                </w:rPr>
                <w:t>85</w:t>
              </w:r>
            </w:ins>
          </w:p>
        </w:tc>
        <w:tc>
          <w:tcPr>
            <w:tcW w:w="1720" w:type="dxa"/>
            <w:tcBorders>
              <w:top w:val="single" w:sz="4" w:space="0" w:color="auto"/>
              <w:left w:val="nil"/>
              <w:bottom w:val="single" w:sz="4" w:space="0" w:color="auto"/>
              <w:right w:val="single" w:sz="4" w:space="0" w:color="auto"/>
            </w:tcBorders>
            <w:shd w:val="clear" w:color="000000" w:fill="FF99CC"/>
            <w:noWrap/>
            <w:vAlign w:val="center"/>
            <w:hideMark/>
          </w:tcPr>
          <w:p w14:paraId="37DB63C4" w14:textId="77777777" w:rsidR="00006FB5" w:rsidRPr="00006FB5" w:rsidRDefault="00006FB5" w:rsidP="00006FB5">
            <w:pPr>
              <w:jc w:val="center"/>
              <w:rPr>
                <w:ins w:id="5" w:author="Bob 3063" w:date="2018-02-02T16:29:00Z"/>
                <w:rFonts w:ascii="Arial" w:eastAsia="Times New Roman" w:hAnsi="Arial" w:cs="Arial"/>
                <w:lang w:val="en-CA" w:eastAsia="en-CA"/>
              </w:rPr>
            </w:pPr>
            <w:ins w:id="6" w:author="Bob 3063" w:date="2018-02-02T16:29:00Z">
              <w:r w:rsidRPr="00006FB5">
                <w:rPr>
                  <w:rFonts w:ascii="Arial" w:eastAsia="Times New Roman" w:hAnsi="Arial" w:cs="Arial"/>
                  <w:lang w:val="en-CA" w:eastAsia="en-CA"/>
                </w:rPr>
                <w:t>63</w:t>
              </w:r>
            </w:ins>
          </w:p>
        </w:tc>
      </w:tr>
      <w:tr w:rsidR="00006FB5" w:rsidRPr="00006FB5" w14:paraId="11D31871" w14:textId="77777777" w:rsidTr="00006FB5">
        <w:trPr>
          <w:trHeight w:val="300"/>
          <w:ins w:id="7" w:author="Bob 3063" w:date="2018-02-02T16:29:00Z"/>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AC06F5E" w14:textId="77777777" w:rsidR="00006FB5" w:rsidRPr="00006FB5" w:rsidRDefault="00006FB5" w:rsidP="00006FB5">
            <w:pPr>
              <w:jc w:val="center"/>
              <w:rPr>
                <w:ins w:id="8" w:author="Bob 3063" w:date="2018-02-02T16:29:00Z"/>
                <w:rFonts w:ascii="Arial" w:eastAsia="Times New Roman" w:hAnsi="Arial" w:cs="Arial"/>
                <w:lang w:val="en-CA" w:eastAsia="en-CA"/>
              </w:rPr>
            </w:pPr>
            <w:ins w:id="9" w:author="Bob 3063" w:date="2018-02-02T16:29:00Z">
              <w:r w:rsidRPr="00006FB5">
                <w:rPr>
                  <w:rFonts w:ascii="Arial" w:eastAsia="Times New Roman" w:hAnsi="Arial" w:cs="Arial"/>
                  <w:lang w:val="en-CA" w:eastAsia="en-CA"/>
                </w:rPr>
                <w:t>Total</w:t>
              </w:r>
            </w:ins>
          </w:p>
        </w:tc>
        <w:tc>
          <w:tcPr>
            <w:tcW w:w="1220" w:type="dxa"/>
            <w:tcBorders>
              <w:top w:val="nil"/>
              <w:left w:val="nil"/>
              <w:bottom w:val="single" w:sz="4" w:space="0" w:color="auto"/>
              <w:right w:val="single" w:sz="4" w:space="0" w:color="auto"/>
            </w:tcBorders>
            <w:shd w:val="clear" w:color="auto" w:fill="auto"/>
            <w:noWrap/>
            <w:vAlign w:val="center"/>
            <w:hideMark/>
          </w:tcPr>
          <w:p w14:paraId="737D6826" w14:textId="77777777" w:rsidR="00006FB5" w:rsidRPr="00006FB5" w:rsidRDefault="00006FB5" w:rsidP="00006FB5">
            <w:pPr>
              <w:jc w:val="center"/>
              <w:rPr>
                <w:ins w:id="10" w:author="Bob 3063" w:date="2018-02-02T16:29:00Z"/>
                <w:rFonts w:ascii="Arial" w:eastAsia="Times New Roman" w:hAnsi="Arial" w:cs="Arial"/>
                <w:lang w:val="en-CA" w:eastAsia="en-CA"/>
              </w:rPr>
            </w:pPr>
            <w:ins w:id="11" w:author="Bob 3063" w:date="2018-02-02T16:29:00Z">
              <w:r w:rsidRPr="00006FB5">
                <w:rPr>
                  <w:rFonts w:ascii="Arial" w:eastAsia="Times New Roman" w:hAnsi="Arial" w:cs="Arial"/>
                  <w:lang w:val="en-CA" w:eastAsia="en-CA"/>
                </w:rPr>
                <w:t>Possible</w:t>
              </w:r>
            </w:ins>
          </w:p>
        </w:tc>
        <w:tc>
          <w:tcPr>
            <w:tcW w:w="1720" w:type="dxa"/>
            <w:tcBorders>
              <w:top w:val="nil"/>
              <w:left w:val="nil"/>
              <w:bottom w:val="single" w:sz="4" w:space="0" w:color="auto"/>
              <w:right w:val="single" w:sz="4" w:space="0" w:color="auto"/>
            </w:tcBorders>
            <w:shd w:val="clear" w:color="auto" w:fill="auto"/>
            <w:noWrap/>
            <w:vAlign w:val="center"/>
            <w:hideMark/>
          </w:tcPr>
          <w:p w14:paraId="2D117570" w14:textId="77777777" w:rsidR="00006FB5" w:rsidRPr="00006FB5" w:rsidRDefault="00006FB5" w:rsidP="00006FB5">
            <w:pPr>
              <w:jc w:val="center"/>
              <w:rPr>
                <w:ins w:id="12" w:author="Bob 3063" w:date="2018-02-02T16:29:00Z"/>
                <w:rFonts w:ascii="Arial" w:eastAsia="Times New Roman" w:hAnsi="Arial" w:cs="Arial"/>
                <w:lang w:val="en-CA" w:eastAsia="en-CA"/>
              </w:rPr>
            </w:pPr>
            <w:ins w:id="13" w:author="Bob 3063" w:date="2018-02-02T16:29:00Z">
              <w:r w:rsidRPr="00006FB5">
                <w:rPr>
                  <w:rFonts w:ascii="Arial" w:eastAsia="Times New Roman" w:hAnsi="Arial" w:cs="Arial"/>
                  <w:lang w:val="en-CA" w:eastAsia="en-CA"/>
                </w:rPr>
                <w:t>Your Mark %</w:t>
              </w:r>
            </w:ins>
          </w:p>
        </w:tc>
      </w:tr>
    </w:tbl>
    <w:p w14:paraId="0EFC6BA6" w14:textId="0F7A746D" w:rsidR="00F13C17" w:rsidRPr="00F13C17" w:rsidRDefault="00F13C17" w:rsidP="00FC77FA">
      <w:pPr>
        <w:contextualSpacing/>
        <w:rPr>
          <w:ins w:id="14" w:author="Bob 3063" w:date="2018-02-02T15:51:00Z"/>
          <w:highlight w:val="yellow"/>
          <w:rPrChange w:id="15" w:author="Bob 3063" w:date="2018-02-02T15:52:00Z">
            <w:rPr>
              <w:ins w:id="16" w:author="Bob 3063" w:date="2018-02-02T15:51:00Z"/>
            </w:rPr>
          </w:rPrChange>
        </w:rPr>
      </w:pPr>
      <w:ins w:id="17" w:author="Bob 3063" w:date="2018-02-02T15:51:00Z">
        <w:r w:rsidRPr="00F13C17">
          <w:br/>
        </w:r>
        <w:r w:rsidRPr="00F13C17">
          <w:rPr>
            <w:rPrChange w:id="18" w:author="Bob 3063" w:date="2018-02-02T15:52:00Z">
              <w:rPr>
                <w:highlight w:val="red"/>
              </w:rPr>
            </w:rPrChange>
          </w:rPr>
          <w:t xml:space="preserve">These are the </w:t>
        </w:r>
        <w:proofErr w:type="spellStart"/>
        <w:r w:rsidRPr="00F13C17">
          <w:rPr>
            <w:rPrChange w:id="19" w:author="Bob 3063" w:date="2018-02-02T15:52:00Z">
              <w:rPr>
                <w:highlight w:val="red"/>
              </w:rPr>
            </w:rPrChange>
          </w:rPr>
          <w:t>colours</w:t>
        </w:r>
        <w:proofErr w:type="spellEnd"/>
        <w:r w:rsidRPr="00F13C17">
          <w:rPr>
            <w:rPrChange w:id="20" w:author="Bob 3063" w:date="2018-02-02T15:52:00Z">
              <w:rPr>
                <w:highlight w:val="red"/>
              </w:rPr>
            </w:rPrChange>
          </w:rPr>
          <w:t xml:space="preserve"> I use in marking ... </w:t>
        </w:r>
        <w:r w:rsidRPr="00F13C17">
          <w:rPr>
            <w:highlight w:val="red"/>
          </w:rPr>
          <w:br/>
        </w:r>
        <w:r w:rsidRPr="00F13C17">
          <w:rPr>
            <w:highlight w:val="red"/>
            <w:rPrChange w:id="21" w:author="Bob 3063" w:date="2018-02-02T15:52:00Z">
              <w:rPr/>
            </w:rPrChange>
          </w:rPr>
          <w:t>Incorrect answer/format/spelling</w:t>
        </w:r>
        <w:r w:rsidRPr="00F13C17">
          <w:rPr>
            <w:highlight w:val="red"/>
          </w:rPr>
          <w:br/>
        </w:r>
        <w:r w:rsidRPr="00F13C17">
          <w:rPr>
            <w:highlight w:val="green"/>
            <w:rPrChange w:id="22" w:author="Bob 3063" w:date="2018-02-02T15:52:00Z">
              <w:rPr>
                <w:highlight w:val="red"/>
              </w:rPr>
            </w:rPrChange>
          </w:rPr>
          <w:t>Correct answer</w:t>
        </w:r>
        <w:r w:rsidRPr="00F13C17">
          <w:rPr>
            <w:highlight w:val="green"/>
          </w:rPr>
          <w:br/>
        </w:r>
        <w:r w:rsidRPr="00F13C17">
          <w:rPr>
            <w:highlight w:val="yellow"/>
            <w:rPrChange w:id="23" w:author="Bob 3063" w:date="2018-02-02T15:52:00Z">
              <w:rPr>
                <w:highlight w:val="green"/>
              </w:rPr>
            </w:rPrChange>
          </w:rPr>
          <w:t>Comment or suggestion or warning</w:t>
        </w:r>
        <w:r w:rsidRPr="00F13C17">
          <w:rPr>
            <w:highlight w:val="yellow"/>
          </w:rPr>
          <w:br/>
        </w:r>
        <w:r w:rsidRPr="00F13C17">
          <w:rPr>
            <w:highlight w:val="lightGray"/>
            <w:rPrChange w:id="24" w:author="Bob 3063" w:date="2018-02-02T15:52:00Z">
              <w:rPr>
                <w:highlight w:val="yellow"/>
              </w:rPr>
            </w:rPrChange>
          </w:rPr>
          <w:t>Irrelevant or unnecessary or confusing or vague or repetitive or not part of the question</w:t>
        </w:r>
        <w:r w:rsidRPr="00F13C17">
          <w:rPr>
            <w:highlight w:val="lightGray"/>
          </w:rPr>
          <w:br/>
        </w:r>
        <w:r w:rsidRPr="00F13C17">
          <w:rPr>
            <w:highlight w:val="lightGray"/>
          </w:rPr>
          <w:br/>
        </w:r>
      </w:ins>
    </w:p>
    <w:p w14:paraId="55A16325" w14:textId="69B52651" w:rsidR="00F13C17" w:rsidRDefault="00F13C17" w:rsidP="00F13C17">
      <w:pPr>
        <w:contextualSpacing/>
        <w:rPr>
          <w:ins w:id="25" w:author="Bob 3063" w:date="2018-02-02T15:52:00Z"/>
        </w:rPr>
      </w:pPr>
      <w:ins w:id="26" w:author="Bob 3063" w:date="2018-02-02T15:51:00Z">
        <w:r w:rsidRPr="00F13C17">
          <w:t>[You may have to turn on 'Track Changes/Show Markup'</w:t>
        </w:r>
        <w:r w:rsidRPr="00F13C17">
          <w:br/>
          <w:t>to see my comments in red.  Bob 3063]</w:t>
        </w:r>
      </w:ins>
      <w:ins w:id="27" w:author="Bob 3063" w:date="2018-02-02T15:52:00Z">
        <w:r>
          <w:br/>
        </w:r>
        <w:r>
          <w:br/>
        </w:r>
        <w:r w:rsidRPr="00F13C17">
          <w:rPr>
            <w:highlight w:val="yellow"/>
            <w:rPrChange w:id="28" w:author="Bob 3063" w:date="2018-02-02T15:52:00Z">
              <w:rPr/>
            </w:rPrChange>
          </w:rPr>
          <w:t>///////////////</w:t>
        </w:r>
        <w:r>
          <w:t xml:space="preserve">Please keep </w:t>
        </w:r>
        <w:proofErr w:type="gramStart"/>
        <w:r>
          <w:t>your</w:t>
        </w:r>
        <w:proofErr w:type="gramEnd"/>
        <w:r>
          <w:t xml:space="preserve"> formatting simple and easy to read.</w:t>
        </w:r>
        <w:r>
          <w:t xml:space="preserve">  </w:t>
        </w:r>
      </w:ins>
    </w:p>
    <w:p w14:paraId="2B65766F" w14:textId="77777777" w:rsidR="00F13C17" w:rsidRDefault="00F13C17" w:rsidP="00F13C17">
      <w:pPr>
        <w:contextualSpacing/>
        <w:rPr>
          <w:ins w:id="29" w:author="Bob 3063" w:date="2018-02-02T15:52:00Z"/>
        </w:rPr>
      </w:pPr>
      <w:ins w:id="30" w:author="Bob 3063" w:date="2018-02-02T15:52:00Z">
        <w:r>
          <w:t>Avoid:</w:t>
        </w:r>
      </w:ins>
    </w:p>
    <w:p w14:paraId="6E7D3AB1" w14:textId="77777777" w:rsidR="00F13C17" w:rsidRDefault="00F13C17" w:rsidP="00F13C17">
      <w:pPr>
        <w:contextualSpacing/>
        <w:rPr>
          <w:ins w:id="31" w:author="Bob 3063" w:date="2018-02-02T15:52:00Z"/>
        </w:rPr>
      </w:pPr>
      <w:proofErr w:type="gramStart"/>
      <w:ins w:id="32" w:author="Bob 3063" w:date="2018-02-02T15:52:00Z">
        <w:r>
          <w:t>*  Excessive</w:t>
        </w:r>
        <w:proofErr w:type="gramEnd"/>
        <w:r>
          <w:t xml:space="preserve"> bullets</w:t>
        </w:r>
      </w:ins>
    </w:p>
    <w:p w14:paraId="5541853F" w14:textId="77777777" w:rsidR="00F13C17" w:rsidRDefault="00F13C17" w:rsidP="00F13C17">
      <w:pPr>
        <w:contextualSpacing/>
        <w:rPr>
          <w:ins w:id="33" w:author="Bob 3063" w:date="2018-02-02T15:52:00Z"/>
        </w:rPr>
      </w:pPr>
      <w:proofErr w:type="gramStart"/>
      <w:ins w:id="34" w:author="Bob 3063" w:date="2018-02-02T15:52:00Z">
        <w:r>
          <w:t>*  Text</w:t>
        </w:r>
        <w:proofErr w:type="gramEnd"/>
        <w:r>
          <w:t xml:space="preserve"> boxes</w:t>
        </w:r>
        <w:bookmarkStart w:id="35" w:name="_GoBack"/>
        <w:bookmarkEnd w:id="35"/>
      </w:ins>
    </w:p>
    <w:p w14:paraId="4DA19FEC" w14:textId="77777777" w:rsidR="00F13C17" w:rsidRDefault="00F13C17" w:rsidP="00F13C17">
      <w:pPr>
        <w:contextualSpacing/>
        <w:rPr>
          <w:ins w:id="36" w:author="Bob 3063" w:date="2018-02-02T15:52:00Z"/>
        </w:rPr>
      </w:pPr>
      <w:proofErr w:type="gramStart"/>
      <w:ins w:id="37" w:author="Bob 3063" w:date="2018-02-02T15:52:00Z">
        <w:r>
          <w:t>*  Columns</w:t>
        </w:r>
        <w:proofErr w:type="gramEnd"/>
      </w:ins>
    </w:p>
    <w:p w14:paraId="4C80F900" w14:textId="77777777" w:rsidR="00F13C17" w:rsidRDefault="00F13C17" w:rsidP="00F13C17">
      <w:pPr>
        <w:contextualSpacing/>
        <w:rPr>
          <w:ins w:id="38" w:author="Bob 3063" w:date="2018-02-02T15:52:00Z"/>
        </w:rPr>
      </w:pPr>
      <w:proofErr w:type="gramStart"/>
      <w:ins w:id="39" w:author="Bob 3063" w:date="2018-02-02T15:52:00Z">
        <w:r>
          <w:t>*  Centering</w:t>
        </w:r>
        <w:proofErr w:type="gramEnd"/>
      </w:ins>
    </w:p>
    <w:p w14:paraId="0ADD4DCB" w14:textId="77777777" w:rsidR="00F13C17" w:rsidRDefault="00F13C17" w:rsidP="00F13C17">
      <w:pPr>
        <w:contextualSpacing/>
        <w:rPr>
          <w:ins w:id="40" w:author="Bob 3063" w:date="2018-02-02T15:52:00Z"/>
        </w:rPr>
      </w:pPr>
      <w:proofErr w:type="gramStart"/>
      <w:ins w:id="41" w:author="Bob 3063" w:date="2018-02-02T15:52:00Z">
        <w:r>
          <w:t>*  Full</w:t>
        </w:r>
        <w:proofErr w:type="gramEnd"/>
        <w:r>
          <w:t xml:space="preserve"> Justification</w:t>
        </w:r>
      </w:ins>
    </w:p>
    <w:p w14:paraId="66FE2196" w14:textId="77777777" w:rsidR="00F13C17" w:rsidRDefault="00F13C17" w:rsidP="00F13C17">
      <w:pPr>
        <w:contextualSpacing/>
        <w:rPr>
          <w:ins w:id="42" w:author="Bob 3063" w:date="2018-02-02T15:52:00Z"/>
        </w:rPr>
      </w:pPr>
      <w:proofErr w:type="gramStart"/>
      <w:ins w:id="43" w:author="Bob 3063" w:date="2018-02-02T15:52:00Z">
        <w:r>
          <w:t>*  Right</w:t>
        </w:r>
        <w:proofErr w:type="gramEnd"/>
        <w:r>
          <w:t xml:space="preserve"> Justification</w:t>
        </w:r>
      </w:ins>
    </w:p>
    <w:p w14:paraId="3E5B6437" w14:textId="190FC228" w:rsidR="00F13C17" w:rsidRDefault="00F13C17" w:rsidP="00F13C17">
      <w:pPr>
        <w:contextualSpacing/>
        <w:rPr>
          <w:ins w:id="44" w:author="Bob 3063" w:date="2018-02-02T15:52:00Z"/>
        </w:rPr>
      </w:pPr>
      <w:proofErr w:type="gramStart"/>
      <w:ins w:id="45" w:author="Bob 3063" w:date="2018-02-02T15:52:00Z">
        <w:r>
          <w:t>*  Highlighting</w:t>
        </w:r>
      </w:ins>
      <w:proofErr w:type="gramEnd"/>
      <w:ins w:id="46" w:author="Bob 3063" w:date="2018-02-02T15:53:00Z">
        <w:r>
          <w:br/>
        </w:r>
      </w:ins>
    </w:p>
    <w:p w14:paraId="53205AF6" w14:textId="69A50164" w:rsidR="00F13C17" w:rsidRDefault="00F13C17" w:rsidP="00F13C17">
      <w:pPr>
        <w:contextualSpacing/>
        <w:rPr>
          <w:ins w:id="47" w:author="Bob 3063" w:date="2018-02-02T15:53:00Z"/>
        </w:rPr>
      </w:pPr>
      <w:proofErr w:type="gramStart"/>
      <w:ins w:id="48" w:author="Bob 3063" w:date="2018-02-02T15:52:00Z">
        <w:r w:rsidRPr="00F13C17">
          <w:rPr>
            <w:highlight w:val="cyan"/>
            <w:rPrChange w:id="49" w:author="Bob 3063" w:date="2018-02-02T15:52:00Z">
              <w:rPr/>
            </w:rPrChange>
          </w:rPr>
          <w:t xml:space="preserve">*  </w:t>
        </w:r>
        <w:proofErr w:type="spellStart"/>
        <w:r w:rsidRPr="00F13C17">
          <w:rPr>
            <w:highlight w:val="cyan"/>
            <w:rPrChange w:id="50" w:author="Bob 3063" w:date="2018-02-02T15:52:00Z">
              <w:rPr/>
            </w:rPrChange>
          </w:rPr>
          <w:t>Coloured</w:t>
        </w:r>
        <w:proofErr w:type="spellEnd"/>
        <w:proofErr w:type="gramEnd"/>
        <w:r w:rsidRPr="00F13C17">
          <w:rPr>
            <w:highlight w:val="cyan"/>
            <w:rPrChange w:id="51" w:author="Bob 3063" w:date="2018-02-02T15:52:00Z">
              <w:rPr/>
            </w:rPrChange>
          </w:rPr>
          <w:t xml:space="preserve"> Text</w:t>
        </w:r>
        <w:r>
          <w:t xml:space="preserve"> – I have changed your text from red to black.  It</w:t>
        </w:r>
      </w:ins>
      <w:ins w:id="52" w:author="Bob 3063" w:date="2018-02-02T15:53:00Z">
        <w:r>
          <w:t>’s easier to read.  Please save red for your marker.  Thanks.</w:t>
        </w:r>
        <w:r w:rsidR="00494C24">
          <w:t xml:space="preserve">  If this causes a problem, please let us know </w:t>
        </w:r>
      </w:ins>
      <w:ins w:id="53" w:author="Bob 3063" w:date="2018-02-02T15:54:00Z">
        <w:r w:rsidR="00494C24">
          <w:t xml:space="preserve">… </w:t>
        </w:r>
      </w:ins>
    </w:p>
    <w:p w14:paraId="3B40B3F1" w14:textId="77777777" w:rsidR="00F13C17" w:rsidRDefault="00F13C17" w:rsidP="00F13C17">
      <w:pPr>
        <w:contextualSpacing/>
        <w:rPr>
          <w:ins w:id="54" w:author="Bob 3063" w:date="2018-02-02T15:52:00Z"/>
        </w:rPr>
      </w:pPr>
    </w:p>
    <w:p w14:paraId="1B4E6610" w14:textId="77777777" w:rsidR="00F13C17" w:rsidRDefault="00F13C17" w:rsidP="00F13C17">
      <w:pPr>
        <w:contextualSpacing/>
        <w:rPr>
          <w:ins w:id="55" w:author="Bob 3063" w:date="2018-02-02T15:52:00Z"/>
        </w:rPr>
      </w:pPr>
      <w:proofErr w:type="gramStart"/>
      <w:ins w:id="56" w:author="Bob 3063" w:date="2018-02-02T15:52:00Z">
        <w:r>
          <w:t>*  Bold</w:t>
        </w:r>
        <w:proofErr w:type="gramEnd"/>
        <w:r>
          <w:t xml:space="preserve"> type</w:t>
        </w:r>
      </w:ins>
    </w:p>
    <w:p w14:paraId="29AE2D5C" w14:textId="77777777" w:rsidR="00F13C17" w:rsidRDefault="00F13C17" w:rsidP="00F13C17">
      <w:pPr>
        <w:contextualSpacing/>
        <w:rPr>
          <w:ins w:id="57" w:author="Bob 3063" w:date="2018-02-02T15:52:00Z"/>
        </w:rPr>
      </w:pPr>
      <w:proofErr w:type="gramStart"/>
      <w:ins w:id="58" w:author="Bob 3063" w:date="2018-02-02T15:52:00Z">
        <w:r>
          <w:t>*  Italics</w:t>
        </w:r>
        <w:proofErr w:type="gramEnd"/>
      </w:ins>
    </w:p>
    <w:p w14:paraId="1A0EE915" w14:textId="77777777" w:rsidR="00F13C17" w:rsidRDefault="00F13C17" w:rsidP="00F13C17">
      <w:pPr>
        <w:contextualSpacing/>
        <w:rPr>
          <w:ins w:id="59" w:author="Bob 3063" w:date="2018-02-02T15:52:00Z"/>
        </w:rPr>
      </w:pPr>
      <w:proofErr w:type="gramStart"/>
      <w:ins w:id="60" w:author="Bob 3063" w:date="2018-02-02T15:52:00Z">
        <w:r>
          <w:t>*  Underlining</w:t>
        </w:r>
        <w:proofErr w:type="gramEnd"/>
      </w:ins>
    </w:p>
    <w:p w14:paraId="4910891E" w14:textId="77777777" w:rsidR="00F13C17" w:rsidRDefault="00F13C17" w:rsidP="00F13C17">
      <w:pPr>
        <w:contextualSpacing/>
        <w:rPr>
          <w:ins w:id="61" w:author="Bob 3063" w:date="2018-02-02T15:52:00Z"/>
        </w:rPr>
      </w:pPr>
      <w:proofErr w:type="gramStart"/>
      <w:ins w:id="62" w:author="Bob 3063" w:date="2018-02-02T15:52:00Z">
        <w:r>
          <w:t>*  Large</w:t>
        </w:r>
        <w:proofErr w:type="gramEnd"/>
        <w:r>
          <w:t xml:space="preserve"> font sizes (use 12)</w:t>
        </w:r>
      </w:ins>
    </w:p>
    <w:p w14:paraId="1A693079" w14:textId="77777777" w:rsidR="00F13C17" w:rsidRDefault="00F13C17" w:rsidP="00F13C17">
      <w:pPr>
        <w:contextualSpacing/>
        <w:rPr>
          <w:ins w:id="63" w:author="Bob 3063" w:date="2018-02-02T15:52:00Z"/>
        </w:rPr>
      </w:pPr>
      <w:proofErr w:type="gramStart"/>
      <w:ins w:id="64" w:author="Bob 3063" w:date="2018-02-02T15:52:00Z">
        <w:r>
          <w:t>*  Small</w:t>
        </w:r>
        <w:proofErr w:type="gramEnd"/>
        <w:r>
          <w:t xml:space="preserve"> font sizes (use 12)</w:t>
        </w:r>
      </w:ins>
    </w:p>
    <w:p w14:paraId="50754D00" w14:textId="77777777" w:rsidR="00F13C17" w:rsidRDefault="00F13C17" w:rsidP="00F13C17">
      <w:pPr>
        <w:contextualSpacing/>
        <w:rPr>
          <w:ins w:id="65" w:author="Bob 3063" w:date="2018-02-02T15:52:00Z"/>
        </w:rPr>
      </w:pPr>
      <w:ins w:id="66" w:author="Bob 3063" w:date="2018-02-02T15:52:00Z">
        <w:r>
          <w:t>These 'enhancements' usually make your work more difficult and confusing to read.</w:t>
        </w:r>
      </w:ins>
    </w:p>
    <w:p w14:paraId="3F17D7EF" w14:textId="77777777" w:rsidR="00F13C17" w:rsidRDefault="00F13C17" w:rsidP="00F13C17">
      <w:pPr>
        <w:contextualSpacing/>
        <w:rPr>
          <w:ins w:id="67" w:author="Bob 3063" w:date="2018-02-02T15:52:00Z"/>
        </w:rPr>
      </w:pPr>
      <w:ins w:id="68" w:author="Bob 3063" w:date="2018-02-02T15:52:00Z">
        <w:r>
          <w:t>If you leave three blank lines between questions and one or two blank lines between parts of questions, your steps and answers will stand out clearly and will be easier to read, grade, and comment upon.</w:t>
        </w:r>
      </w:ins>
    </w:p>
    <w:p w14:paraId="10C3CAFD" w14:textId="77777777" w:rsidR="00F13C17" w:rsidRDefault="00F13C17" w:rsidP="00F13C17">
      <w:pPr>
        <w:contextualSpacing/>
        <w:rPr>
          <w:ins w:id="69" w:author="Bob 3063" w:date="2018-02-02T15:52:00Z"/>
        </w:rPr>
      </w:pPr>
      <w:proofErr w:type="gramStart"/>
      <w:ins w:id="70" w:author="Bob 3063" w:date="2018-02-02T15:52:00Z">
        <w:r>
          <w:t>Your</w:t>
        </w:r>
        <w:proofErr w:type="gramEnd"/>
        <w:r>
          <w:t xml:space="preserve"> clean and clear presentation will also be more appealing to employers and enrollers.</w:t>
        </w:r>
      </w:ins>
    </w:p>
    <w:p w14:paraId="694058D3" w14:textId="424EF33F" w:rsidR="00F13C17" w:rsidRPr="00F13C17" w:rsidRDefault="00F13C17" w:rsidP="00F13C17">
      <w:pPr>
        <w:contextualSpacing/>
      </w:pPr>
      <w:ins w:id="71" w:author="Bob 3063" w:date="2018-02-02T15:52:00Z">
        <w:r>
          <w:t>Bob 3063</w:t>
        </w:r>
      </w:ins>
    </w:p>
    <w:p w14:paraId="58882F35" w14:textId="67D1305E" w:rsidR="00F13C17" w:rsidRPr="00F13C17" w:rsidRDefault="00F13C17" w:rsidP="00FC77FA">
      <w:pPr>
        <w:contextualSpacing/>
        <w:rPr>
          <w:rPrChange w:id="72" w:author="Bob 3063" w:date="2018-02-02T15:52:00Z">
            <w:rPr/>
          </w:rPrChange>
        </w:rPr>
      </w:pPr>
      <w:ins w:id="73" w:author="Bob 3063" w:date="2018-02-02T15:52:00Z">
        <w:r w:rsidRPr="00530383">
          <w:br/>
        </w:r>
      </w:ins>
    </w:p>
    <w:p w14:paraId="51294534" w14:textId="0876F025" w:rsidR="005B0461" w:rsidRPr="00F13C17" w:rsidRDefault="00FC77FA" w:rsidP="00FC77FA">
      <w:pPr>
        <w:pStyle w:val="ListParagraph"/>
        <w:numPr>
          <w:ilvl w:val="0"/>
          <w:numId w:val="1"/>
        </w:numPr>
        <w:rPr>
          <w:rPrChange w:id="74" w:author="Bob 3063" w:date="2018-02-02T15:52:00Z">
            <w:rPr/>
          </w:rPrChange>
        </w:rPr>
      </w:pPr>
      <w:r w:rsidRPr="00F13C17">
        <w:rPr>
          <w:rPrChange w:id="75" w:author="Bob 3063" w:date="2018-02-02T15:52:00Z">
            <w:rPr/>
          </w:rPrChange>
        </w:rPr>
        <w:t xml:space="preserve">The development of MRI imaging technology is one useful spinoff of basic research into the structure of the atom. Research, however, is expensive. Many people argue that the high cost of research outweighs its potential benefits. Provide one argument for and </w:t>
      </w:r>
      <w:r w:rsidRPr="00F13C17">
        <w:rPr>
          <w:rPrChange w:id="76" w:author="Bob 3063" w:date="2018-02-02T15:52:00Z">
            <w:rPr/>
          </w:rPrChange>
        </w:rPr>
        <w:lastRenderedPageBreak/>
        <w:t>one argument against increasing current funding for atomic-structure research. Use specific examples from this lesson in your answer to support each position.</w:t>
      </w:r>
    </w:p>
    <w:p w14:paraId="3750AD1E" w14:textId="77777777" w:rsidR="00307A80" w:rsidRPr="00F13C17" w:rsidRDefault="00307A80" w:rsidP="00743253">
      <w:pPr>
        <w:ind w:left="720"/>
        <w:rPr>
          <w:rPrChange w:id="77" w:author="Bob 3063" w:date="2018-02-02T15:52:00Z">
            <w:rPr/>
          </w:rPrChange>
        </w:rPr>
      </w:pPr>
    </w:p>
    <w:p w14:paraId="2D0E1E7B" w14:textId="77777777" w:rsidR="00743253" w:rsidRPr="00F13C17" w:rsidRDefault="00743253" w:rsidP="00743253">
      <w:pPr>
        <w:ind w:left="720"/>
        <w:rPr>
          <w:rPrChange w:id="78" w:author="Bob 3063" w:date="2018-02-02T15:52:00Z">
            <w:rPr/>
          </w:rPrChange>
        </w:rPr>
      </w:pPr>
    </w:p>
    <w:p w14:paraId="11B43292" w14:textId="77777777" w:rsidR="00743253" w:rsidRPr="00F13C17" w:rsidRDefault="00743253" w:rsidP="00743253">
      <w:pPr>
        <w:ind w:left="720"/>
        <w:rPr>
          <w:rPrChange w:id="79" w:author="Bob 3063" w:date="2018-02-02T15:52:00Z">
            <w:rPr>
              <w:color w:val="FF0000"/>
            </w:rPr>
          </w:rPrChange>
        </w:rPr>
      </w:pPr>
      <w:r w:rsidRPr="00F13C17">
        <w:rPr>
          <w:rPrChange w:id="80" w:author="Bob 3063" w:date="2018-02-02T15:52:00Z">
            <w:rPr>
              <w:color w:val="FF0000"/>
            </w:rPr>
          </w:rPrChange>
        </w:rPr>
        <w:t>For: It is impossible to put a price tag on human lives. The medical application of MRI imaging technology, X-rays, and others atomic structure related technologies have benefited countless people’s health conditions. Therefore, it is necessary to increase the findings for researching such subjects.</w:t>
      </w:r>
    </w:p>
    <w:p w14:paraId="4904D55E" w14:textId="77777777" w:rsidR="00743253" w:rsidRPr="00F13C17" w:rsidRDefault="00743253" w:rsidP="00743253">
      <w:pPr>
        <w:ind w:left="720"/>
        <w:rPr>
          <w:rPrChange w:id="81" w:author="Bob 3063" w:date="2018-02-02T15:52:00Z">
            <w:rPr>
              <w:color w:val="FF0000"/>
            </w:rPr>
          </w:rPrChange>
        </w:rPr>
      </w:pPr>
    </w:p>
    <w:p w14:paraId="1E02CE8C" w14:textId="77777777" w:rsidR="00EC2A7C" w:rsidRDefault="00743253" w:rsidP="00EC2A7C">
      <w:pPr>
        <w:ind w:left="720"/>
        <w:rPr>
          <w:ins w:id="82" w:author="Bob 3063" w:date="2018-02-02T15:56:00Z"/>
        </w:rPr>
      </w:pPr>
      <w:r w:rsidRPr="00F13C17">
        <w:rPr>
          <w:rPrChange w:id="83" w:author="Bob 3063" w:date="2018-02-02T15:52:00Z">
            <w:rPr>
              <w:color w:val="FF0000"/>
            </w:rPr>
          </w:rPrChange>
        </w:rPr>
        <w:t xml:space="preserve">Against: </w:t>
      </w:r>
      <w:r w:rsidR="002D3F34" w:rsidRPr="00F13C17">
        <w:rPr>
          <w:rPrChange w:id="84" w:author="Bob 3063" w:date="2018-02-02T15:52:00Z">
            <w:rPr>
              <w:color w:val="FF0000"/>
            </w:rPr>
          </w:rPrChange>
        </w:rPr>
        <w:t>The research and use of MRI are expensive. This means not everyone will have equal opportunity to have access to these expensive technologies. Funding should be prioritizing the less opportune people instead of researching.</w:t>
      </w:r>
      <w:ins w:id="85" w:author="Bob 3063" w:date="2018-02-02T15:56:00Z">
        <w:r w:rsidR="00EC2A7C">
          <w:br/>
        </w:r>
        <w:r w:rsidR="00EC2A7C">
          <w:br/>
        </w:r>
        <w:r w:rsidR="00EC2A7C">
          <w:t>01 Atomic Structure Research</w:t>
        </w:r>
      </w:ins>
    </w:p>
    <w:p w14:paraId="6CBAA141" w14:textId="77777777" w:rsidR="00EC2A7C" w:rsidRDefault="00EC2A7C" w:rsidP="00EC2A7C">
      <w:pPr>
        <w:ind w:left="720"/>
        <w:rPr>
          <w:ins w:id="86" w:author="Bob 3063" w:date="2018-02-02T15:56:00Z"/>
        </w:rPr>
      </w:pPr>
      <w:ins w:id="87" w:author="Bob 3063" w:date="2018-02-02T15:56:00Z">
        <w:r>
          <w:t>Arguments re increasing funding:</w:t>
        </w:r>
      </w:ins>
    </w:p>
    <w:p w14:paraId="4EC936FE" w14:textId="5BFF75B0" w:rsidR="00EC2A7C" w:rsidRDefault="00EC2A7C" w:rsidP="00EC2A7C">
      <w:pPr>
        <w:ind w:left="720"/>
        <w:rPr>
          <w:ins w:id="88" w:author="Bob 3063" w:date="2018-02-02T15:56:00Z"/>
        </w:rPr>
      </w:pPr>
      <w:ins w:id="89" w:author="Bob 3063" w:date="2018-02-02T15:56:00Z">
        <w:r>
          <w:t xml:space="preserve">One Pro     3 mx  </w:t>
        </w:r>
        <w:r>
          <w:sym w:font="Wingdings" w:char="F0FC"/>
        </w:r>
        <w:r>
          <w:sym w:font="Wingdings" w:char="F0FB"/>
        </w:r>
        <w:r>
          <w:sym w:font="Wingdings" w:char="F0FB"/>
        </w:r>
      </w:ins>
      <w:ins w:id="90" w:author="Bob 3063" w:date="2018-02-02T15:57:00Z">
        <w:r>
          <w:t xml:space="preserve">  see below … </w:t>
        </w:r>
      </w:ins>
    </w:p>
    <w:p w14:paraId="184F9C32" w14:textId="3158249A" w:rsidR="00EC2A7C" w:rsidRDefault="00EC2A7C" w:rsidP="00EC2A7C">
      <w:pPr>
        <w:ind w:left="720"/>
        <w:rPr>
          <w:ins w:id="91" w:author="Bob 3063" w:date="2018-02-02T15:56:00Z"/>
        </w:rPr>
      </w:pPr>
      <w:ins w:id="92" w:author="Bob 3063" w:date="2018-02-02T15:56:00Z">
        <w:r>
          <w:t xml:space="preserve">One Con    3 mx  </w:t>
        </w:r>
      </w:ins>
      <w:ins w:id="93" w:author="Bob 3063" w:date="2018-02-02T15:57:00Z">
        <w:r>
          <w:sym w:font="Wingdings" w:char="F0FC"/>
        </w:r>
        <w:r>
          <w:sym w:font="Wingdings" w:char="F0FB"/>
        </w:r>
        <w:r>
          <w:sym w:font="Wingdings" w:char="F0FB"/>
        </w:r>
        <w:r>
          <w:t xml:space="preserve">  ditto … </w:t>
        </w:r>
      </w:ins>
    </w:p>
    <w:p w14:paraId="4127EF8C" w14:textId="1D80E83C" w:rsidR="00EC2A7C" w:rsidRDefault="00EC2A7C" w:rsidP="00EC2A7C">
      <w:pPr>
        <w:ind w:left="720"/>
        <w:rPr>
          <w:ins w:id="94" w:author="Bob 3063" w:date="2018-02-02T15:56:00Z"/>
        </w:rPr>
      </w:pPr>
      <w:ins w:id="95" w:author="Bob 3063" w:date="2018-02-02T15:56:00Z">
        <w:r>
          <w:t xml:space="preserve">=== </w:t>
        </w:r>
      </w:ins>
      <w:ins w:id="96" w:author="Bob 3063" w:date="2018-02-02T15:57:00Z">
        <w:r>
          <w:t>1</w:t>
        </w:r>
      </w:ins>
      <w:ins w:id="97" w:author="Bob 3063" w:date="2018-02-02T15:56:00Z">
        <w:r>
          <w:t>/6</w:t>
        </w:r>
      </w:ins>
    </w:p>
    <w:p w14:paraId="341DAF58" w14:textId="77777777" w:rsidR="00EC2A7C" w:rsidRDefault="00EC2A7C" w:rsidP="00EC2A7C">
      <w:pPr>
        <w:ind w:left="720"/>
        <w:rPr>
          <w:ins w:id="98" w:author="Bob 3063" w:date="2018-02-02T15:56:00Z"/>
        </w:rPr>
      </w:pPr>
    </w:p>
    <w:p w14:paraId="71DC8281" w14:textId="77777777" w:rsidR="00EC2A7C" w:rsidRPr="00EC2A7C" w:rsidRDefault="00EC2A7C" w:rsidP="00EC2A7C">
      <w:pPr>
        <w:ind w:left="720"/>
        <w:rPr>
          <w:ins w:id="99" w:author="Bob 3063" w:date="2018-02-02T15:56:00Z"/>
          <w:highlight w:val="yellow"/>
          <w:rPrChange w:id="100" w:author="Bob 3063" w:date="2018-02-02T15:57:00Z">
            <w:rPr>
              <w:ins w:id="101" w:author="Bob 3063" w:date="2018-02-02T15:56:00Z"/>
            </w:rPr>
          </w:rPrChange>
        </w:rPr>
      </w:pPr>
      <w:ins w:id="102" w:author="Bob 3063" w:date="2018-02-02T15:56:00Z">
        <w:r w:rsidRPr="00EC2A7C">
          <w:rPr>
            <w:highlight w:val="yellow"/>
            <w:rPrChange w:id="103" w:author="Bob 3063" w:date="2018-02-02T15:57:00Z">
              <w:rPr/>
            </w:rPrChange>
          </w:rPr>
          <w:t xml:space="preserve">Please read carefully.   The question asks for comments on INCREASING CURRENT FUNDING INTO ATOMIC STRUCTURE RESEARCH.   </w:t>
        </w:r>
      </w:ins>
    </w:p>
    <w:p w14:paraId="33879044" w14:textId="77777777" w:rsidR="00EC2A7C" w:rsidRPr="00EC2A7C" w:rsidRDefault="00EC2A7C" w:rsidP="00EC2A7C">
      <w:pPr>
        <w:ind w:left="720"/>
        <w:rPr>
          <w:ins w:id="104" w:author="Bob 3063" w:date="2018-02-02T15:56:00Z"/>
          <w:highlight w:val="yellow"/>
          <w:rPrChange w:id="105" w:author="Bob 3063" w:date="2018-02-02T15:57:00Z">
            <w:rPr>
              <w:ins w:id="106" w:author="Bob 3063" w:date="2018-02-02T15:56:00Z"/>
            </w:rPr>
          </w:rPrChange>
        </w:rPr>
      </w:pPr>
      <w:ins w:id="107" w:author="Bob 3063" w:date="2018-02-02T15:56:00Z">
        <w:r w:rsidRPr="00EC2A7C">
          <w:rPr>
            <w:highlight w:val="yellow"/>
            <w:rPrChange w:id="108" w:author="Bob 3063" w:date="2018-02-02T15:57:00Z">
              <w:rPr/>
            </w:rPrChange>
          </w:rPr>
          <w:t>The question does not ask for an explanation of MRI or a discussion of funding more MRI's or research into MRI's.  MRI is cited as just one spinoff of basic atomic structure research.</w:t>
        </w:r>
      </w:ins>
    </w:p>
    <w:p w14:paraId="72B64EDA" w14:textId="77777777" w:rsidR="00EC2A7C" w:rsidRDefault="00EC2A7C" w:rsidP="00EC2A7C">
      <w:pPr>
        <w:ind w:left="720"/>
        <w:rPr>
          <w:ins w:id="109" w:author="Bob 3063" w:date="2018-02-02T15:56:00Z"/>
        </w:rPr>
      </w:pPr>
      <w:ins w:id="110" w:author="Bob 3063" w:date="2018-02-02T15:56:00Z">
        <w:r w:rsidRPr="00EC2A7C">
          <w:rPr>
            <w:highlight w:val="yellow"/>
            <w:rPrChange w:id="111" w:author="Bob 3063" w:date="2018-02-02T15:57:00Z">
              <w:rPr/>
            </w:rPrChange>
          </w:rPr>
          <w:t xml:space="preserve">You might want to broaden your research by looking at advances in nanotechnology, semiconductors, superconductors, nuclear waste transmutation, solar cells, cancer treatment, </w:t>
        </w:r>
        <w:proofErr w:type="gramStart"/>
        <w:r w:rsidRPr="00EC2A7C">
          <w:rPr>
            <w:highlight w:val="yellow"/>
            <w:rPrChange w:id="112" w:author="Bob 3063" w:date="2018-02-02T15:57:00Z">
              <w:rPr/>
            </w:rPrChange>
          </w:rPr>
          <w:t>etc.</w:t>
        </w:r>
        <w:proofErr w:type="gramEnd"/>
        <w:r w:rsidRPr="00EC2A7C">
          <w:rPr>
            <w:highlight w:val="yellow"/>
            <w:rPrChange w:id="113" w:author="Bob 3063" w:date="2018-02-02T15:57:00Z">
              <w:rPr/>
            </w:rPrChange>
          </w:rPr>
          <w:t xml:space="preserve"> ...</w:t>
        </w:r>
      </w:ins>
    </w:p>
    <w:p w14:paraId="597A582E" w14:textId="56FBEC57" w:rsidR="00743253" w:rsidRPr="00F13C17" w:rsidRDefault="00EC2A7C" w:rsidP="00EC2A7C">
      <w:pPr>
        <w:ind w:left="720"/>
        <w:rPr>
          <w:rPrChange w:id="114" w:author="Bob 3063" w:date="2018-02-02T15:52:00Z">
            <w:rPr>
              <w:color w:val="FF0000"/>
            </w:rPr>
          </w:rPrChange>
        </w:rPr>
      </w:pPr>
      <w:ins w:id="115" w:author="Bob 3063" w:date="2018-02-02T15:56:00Z">
        <w:r>
          <w:t>Please read the question carefully to discover the point you are aiming for, then get to the point clearly and briefly.</w:t>
        </w:r>
        <w:r>
          <w:br/>
        </w:r>
        <w:r>
          <w:br/>
        </w:r>
      </w:ins>
    </w:p>
    <w:p w14:paraId="4595BF2B" w14:textId="77777777" w:rsidR="00307A80" w:rsidRPr="00F13C17" w:rsidRDefault="00307A80" w:rsidP="00307A80"/>
    <w:p w14:paraId="1CD3A206" w14:textId="77777777" w:rsidR="00307A80" w:rsidRPr="00132DFC" w:rsidRDefault="00307A80" w:rsidP="00307A80"/>
    <w:p w14:paraId="7DFB8C01" w14:textId="77777777" w:rsidR="00FC77FA" w:rsidRPr="00F13C17" w:rsidRDefault="00FC77FA" w:rsidP="00FC77FA">
      <w:pPr>
        <w:pStyle w:val="ListParagraph"/>
        <w:numPr>
          <w:ilvl w:val="0"/>
          <w:numId w:val="1"/>
        </w:numPr>
        <w:rPr>
          <w:rPrChange w:id="116" w:author="Bob 3063" w:date="2018-02-02T15:52:00Z">
            <w:rPr/>
          </w:rPrChange>
        </w:rPr>
      </w:pPr>
      <w:r w:rsidRPr="00530383">
        <w:t>The emission spectrum of an unknown element contains two lines-one</w:t>
      </w:r>
      <w:r w:rsidRPr="00CD4B14">
        <w:t xml:space="preserve"> in the visible portion of the spectrum, and the other, ultraviolet. Based on the following figure and on what you have learned about Niels Bohr’s model of the atom, account for the difference in energy between these lines.</w:t>
      </w:r>
    </w:p>
    <w:p w14:paraId="3636FBAC" w14:textId="77777777" w:rsidR="002D3F34" w:rsidRPr="00F13C17" w:rsidRDefault="002D3F34" w:rsidP="002D3F34">
      <w:pPr>
        <w:rPr>
          <w:rPrChange w:id="117" w:author="Bob 3063" w:date="2018-02-02T15:52:00Z">
            <w:rPr/>
          </w:rPrChange>
        </w:rPr>
      </w:pPr>
    </w:p>
    <w:p w14:paraId="7661D251" w14:textId="77777777" w:rsidR="002D3F34" w:rsidRPr="00F13C17" w:rsidRDefault="002D3F34" w:rsidP="002D3F34">
      <w:pPr>
        <w:rPr>
          <w:rPrChange w:id="118" w:author="Bob 3063" w:date="2018-02-02T15:52:00Z">
            <w:rPr/>
          </w:rPrChange>
        </w:rPr>
      </w:pPr>
    </w:p>
    <w:p w14:paraId="548210DF" w14:textId="77777777" w:rsidR="00EC2A7C" w:rsidRDefault="003B2894" w:rsidP="00EC2A7C">
      <w:pPr>
        <w:ind w:left="720"/>
        <w:rPr>
          <w:ins w:id="119" w:author="Bob 3063" w:date="2018-02-02T15:57:00Z"/>
          <w:lang w:eastAsia="zh-CN"/>
        </w:rPr>
      </w:pPr>
      <w:r w:rsidRPr="00F13C17">
        <w:rPr>
          <w:rPrChange w:id="120" w:author="Bob 3063" w:date="2018-02-02T15:52:00Z">
            <w:rPr>
              <w:color w:val="FF0000"/>
            </w:rPr>
          </w:rPrChange>
        </w:rPr>
        <w:t xml:space="preserve">The </w:t>
      </w:r>
      <w:r w:rsidR="005B7404" w:rsidRPr="00F13C17">
        <w:rPr>
          <w:lang w:eastAsia="zh-CN"/>
          <w:rPrChange w:id="121" w:author="Bob 3063" w:date="2018-02-02T15:52:00Z">
            <w:rPr>
              <w:color w:val="FF0000"/>
              <w:lang w:eastAsia="zh-CN"/>
            </w:rPr>
          </w:rPrChange>
        </w:rPr>
        <w:t>difference in energy between the colors is the result of electrons jumping to higher orbit after absorbing energy from external source, and eventually returning to its original lower energy level, and thus emitting the energy it has absorbed.</w:t>
      </w:r>
      <w:ins w:id="122" w:author="Bob 3063" w:date="2018-02-02T15:57:00Z">
        <w:r w:rsidR="00EC2A7C">
          <w:rPr>
            <w:lang w:eastAsia="zh-CN"/>
          </w:rPr>
          <w:br/>
        </w:r>
        <w:r w:rsidR="00EC2A7C">
          <w:rPr>
            <w:lang w:eastAsia="zh-CN"/>
          </w:rPr>
          <w:br/>
        </w:r>
        <w:r w:rsidR="00EC2A7C">
          <w:rPr>
            <w:lang w:eastAsia="zh-CN"/>
          </w:rPr>
          <w:t>02 Emission Spectrum</w:t>
        </w:r>
      </w:ins>
    </w:p>
    <w:p w14:paraId="1CCE1F7E" w14:textId="168F48D2" w:rsidR="00EC2A7C" w:rsidRDefault="00EC2A7C" w:rsidP="00EC2A7C">
      <w:pPr>
        <w:ind w:left="720"/>
        <w:rPr>
          <w:ins w:id="123" w:author="Bob 3063" w:date="2018-02-02T15:57:00Z"/>
          <w:lang w:eastAsia="zh-CN"/>
        </w:rPr>
      </w:pPr>
      <w:ins w:id="124" w:author="Bob 3063" w:date="2018-02-02T15:57:00Z">
        <w:r>
          <w:rPr>
            <w:lang w:eastAsia="zh-CN"/>
          </w:rPr>
          <w:lastRenderedPageBreak/>
          <w:t xml:space="preserve">UV has more energy than visible   </w:t>
        </w:r>
        <w:r>
          <w:rPr>
            <w:lang w:eastAsia="zh-CN"/>
          </w:rPr>
          <w:t xml:space="preserve">      </w:t>
        </w:r>
        <w:r>
          <w:rPr>
            <w:lang w:eastAsia="zh-CN"/>
          </w:rPr>
          <w:t xml:space="preserve">1 </w:t>
        </w:r>
        <w:proofErr w:type="spellStart"/>
        <w:proofErr w:type="gramStart"/>
        <w:r>
          <w:rPr>
            <w:lang w:eastAsia="zh-CN"/>
          </w:rPr>
          <w:t>mk</w:t>
        </w:r>
        <w:proofErr w:type="spellEnd"/>
        <w:proofErr w:type="gramEnd"/>
        <w:r>
          <w:rPr>
            <w:lang w:eastAsia="zh-CN"/>
          </w:rPr>
          <w:t xml:space="preserve">  </w:t>
        </w:r>
        <w:r>
          <w:rPr>
            <w:lang w:eastAsia="zh-CN"/>
          </w:rPr>
          <w:sym w:font="Wingdings" w:char="F0FB"/>
        </w:r>
        <w:r>
          <w:rPr>
            <w:lang w:eastAsia="zh-CN"/>
          </w:rPr>
          <w:t xml:space="preserve">  missing </w:t>
        </w:r>
      </w:ins>
    </w:p>
    <w:p w14:paraId="2A9AEE81" w14:textId="71FCFFE8" w:rsidR="00EC2A7C" w:rsidRDefault="00EC2A7C" w:rsidP="00EC2A7C">
      <w:pPr>
        <w:ind w:left="720"/>
        <w:rPr>
          <w:ins w:id="125" w:author="Bob 3063" w:date="2018-02-02T15:57:00Z"/>
          <w:lang w:eastAsia="zh-CN"/>
        </w:rPr>
      </w:pPr>
      <w:ins w:id="126" w:author="Bob 3063" w:date="2018-02-02T15:57:00Z">
        <w:r>
          <w:rPr>
            <w:lang w:eastAsia="zh-CN"/>
          </w:rPr>
          <w:t xml:space="preserve">Electron drops farther for UV        </w:t>
        </w:r>
        <w:r>
          <w:rPr>
            <w:lang w:eastAsia="zh-CN"/>
          </w:rPr>
          <w:t xml:space="preserve">      </w:t>
        </w:r>
        <w:r>
          <w:rPr>
            <w:lang w:eastAsia="zh-CN"/>
          </w:rPr>
          <w:t xml:space="preserve">  1 </w:t>
        </w:r>
        <w:proofErr w:type="spellStart"/>
        <w:proofErr w:type="gramStart"/>
        <w:r>
          <w:rPr>
            <w:lang w:eastAsia="zh-CN"/>
          </w:rPr>
          <w:t>mk</w:t>
        </w:r>
        <w:proofErr w:type="spellEnd"/>
        <w:proofErr w:type="gramEnd"/>
        <w:r>
          <w:rPr>
            <w:lang w:eastAsia="zh-CN"/>
          </w:rPr>
          <w:t xml:space="preserve">  </w:t>
        </w:r>
        <w:r>
          <w:rPr>
            <w:lang w:eastAsia="zh-CN"/>
          </w:rPr>
          <w:sym w:font="Wingdings" w:char="F0FB"/>
        </w:r>
        <w:r>
          <w:rPr>
            <w:lang w:eastAsia="zh-CN"/>
          </w:rPr>
          <w:t xml:space="preserve">  missing </w:t>
        </w:r>
      </w:ins>
    </w:p>
    <w:p w14:paraId="14BC9A84" w14:textId="1C1F8A4C" w:rsidR="00EC2A7C" w:rsidRDefault="00EC2A7C" w:rsidP="00EC2A7C">
      <w:pPr>
        <w:ind w:left="720"/>
        <w:rPr>
          <w:ins w:id="127" w:author="Bob 3063" w:date="2018-02-02T15:57:00Z"/>
          <w:lang w:eastAsia="zh-CN"/>
        </w:rPr>
      </w:pPr>
      <w:ins w:id="128" w:author="Bob 3063" w:date="2018-02-02T15:57:00Z">
        <w:r>
          <w:rPr>
            <w:lang w:eastAsia="zh-CN"/>
          </w:rPr>
          <w:t xml:space="preserve">More energy emitted by greater fall     1 </w:t>
        </w:r>
        <w:proofErr w:type="spellStart"/>
        <w:proofErr w:type="gramStart"/>
        <w:r>
          <w:rPr>
            <w:lang w:eastAsia="zh-CN"/>
          </w:rPr>
          <w:t>mk</w:t>
        </w:r>
        <w:proofErr w:type="spellEnd"/>
        <w:proofErr w:type="gramEnd"/>
        <w:r>
          <w:rPr>
            <w:lang w:eastAsia="zh-CN"/>
          </w:rPr>
          <w:t xml:space="preserve">  </w:t>
        </w:r>
        <w:r>
          <w:rPr>
            <w:lang w:eastAsia="zh-CN"/>
          </w:rPr>
          <w:sym w:font="Wingdings" w:char="F0FB"/>
        </w:r>
        <w:r>
          <w:rPr>
            <w:lang w:eastAsia="zh-CN"/>
          </w:rPr>
          <w:t xml:space="preserve">  missing </w:t>
        </w:r>
      </w:ins>
    </w:p>
    <w:p w14:paraId="228070A7" w14:textId="010936C4" w:rsidR="00EC2A7C" w:rsidRDefault="00EC2A7C" w:rsidP="00EC2A7C">
      <w:pPr>
        <w:ind w:left="720"/>
        <w:rPr>
          <w:ins w:id="129" w:author="Bob 3063" w:date="2018-02-02T15:57:00Z"/>
          <w:lang w:eastAsia="zh-CN"/>
        </w:rPr>
      </w:pPr>
      <w:ins w:id="130" w:author="Bob 3063" w:date="2018-02-02T15:57:00Z">
        <w:r>
          <w:rPr>
            <w:lang w:eastAsia="zh-CN"/>
          </w:rPr>
          <w:t xml:space="preserve">=== </w:t>
        </w:r>
      </w:ins>
      <w:ins w:id="131" w:author="Bob 3063" w:date="2018-02-02T15:58:00Z">
        <w:r>
          <w:rPr>
            <w:lang w:eastAsia="zh-CN"/>
          </w:rPr>
          <w:t>0</w:t>
        </w:r>
      </w:ins>
      <w:ins w:id="132" w:author="Bob 3063" w:date="2018-02-02T15:57:00Z">
        <w:r>
          <w:rPr>
            <w:lang w:eastAsia="zh-CN"/>
          </w:rPr>
          <w:t>/3</w:t>
        </w:r>
      </w:ins>
    </w:p>
    <w:p w14:paraId="346E8113" w14:textId="77777777" w:rsidR="00EC2A7C" w:rsidRDefault="00EC2A7C" w:rsidP="00EC2A7C">
      <w:pPr>
        <w:ind w:left="720"/>
        <w:rPr>
          <w:ins w:id="133" w:author="Bob 3063" w:date="2018-02-02T15:57:00Z"/>
          <w:lang w:eastAsia="zh-CN"/>
        </w:rPr>
      </w:pPr>
    </w:p>
    <w:p w14:paraId="21CE6FA7" w14:textId="0E5A778B" w:rsidR="002D3F34" w:rsidRPr="00F13C17" w:rsidRDefault="00EC2A7C" w:rsidP="00EC2A7C">
      <w:pPr>
        <w:ind w:left="720"/>
        <w:rPr>
          <w:lang w:eastAsia="zh-CN"/>
          <w:rPrChange w:id="134" w:author="Bob 3063" w:date="2018-02-02T15:52:00Z">
            <w:rPr>
              <w:color w:val="FF0000"/>
              <w:lang w:eastAsia="zh-CN"/>
            </w:rPr>
          </w:rPrChange>
        </w:rPr>
      </w:pPr>
      <w:ins w:id="135" w:author="Bob 3063" w:date="2018-02-02T15:57:00Z">
        <w:r>
          <w:rPr>
            <w:lang w:eastAsia="zh-CN"/>
          </w:rPr>
          <w:t>Please clarify which is which, i.e. compare the amounts of energy producing visible or UV light.  These amounts are related to the size of the electron transition, i.e. how far it has ‘fallen’ in the Bohr model.</w:t>
        </w:r>
        <w:r>
          <w:rPr>
            <w:lang w:eastAsia="zh-CN"/>
          </w:rPr>
          <w:br/>
        </w:r>
        <w:r>
          <w:rPr>
            <w:lang w:eastAsia="zh-CN"/>
          </w:rPr>
          <w:br/>
        </w:r>
      </w:ins>
    </w:p>
    <w:p w14:paraId="079E27D2" w14:textId="77777777" w:rsidR="00307A80" w:rsidRPr="00F13C17" w:rsidRDefault="00307A80" w:rsidP="00307A80"/>
    <w:p w14:paraId="596A6812" w14:textId="77777777" w:rsidR="00307A80" w:rsidRPr="005247AC" w:rsidRDefault="00307A80" w:rsidP="00307A80"/>
    <w:p w14:paraId="62277100" w14:textId="5EFAABBC" w:rsidR="00307A80" w:rsidRPr="00F13C17" w:rsidRDefault="00307A80" w:rsidP="00307A80">
      <w:pPr>
        <w:pStyle w:val="ListParagraph"/>
        <w:numPr>
          <w:ilvl w:val="0"/>
          <w:numId w:val="1"/>
        </w:numPr>
        <w:rPr>
          <w:rPrChange w:id="136" w:author="Bob 3063" w:date="2018-02-02T15:52:00Z">
            <w:rPr/>
          </w:rPrChange>
        </w:rPr>
      </w:pPr>
      <w:r w:rsidRPr="00CD4B14">
        <w:br/>
        <w:t>a.</w:t>
      </w:r>
      <w:r w:rsidRPr="00CD4B14">
        <w:tab/>
        <w:t>Draw the energy-level diagram and</w:t>
      </w:r>
      <w:r w:rsidRPr="00F13C17">
        <w:rPr>
          <w:rPrChange w:id="137" w:author="Bob 3063" w:date="2018-02-02T15:52:00Z">
            <w:rPr/>
          </w:rPrChange>
        </w:rPr>
        <w:t xml:space="preserve"> write the electronic configuration for </w:t>
      </w:r>
      <w:r w:rsidR="004F33F9" w:rsidRPr="00F13C17">
        <w:rPr>
          <w:rPrChange w:id="138" w:author="Bob 3063" w:date="2018-02-02T15:52:00Z">
            <w:rPr/>
          </w:rPrChange>
        </w:rPr>
        <w:t>zirconium (</w:t>
      </w:r>
      <w:r w:rsidRPr="00F13C17">
        <w:rPr>
          <w:rPrChange w:id="139" w:author="Bob 3063" w:date="2018-02-02T15:52:00Z">
            <w:rPr/>
          </w:rPrChange>
        </w:rPr>
        <w:t>element 40).</w:t>
      </w:r>
    </w:p>
    <w:p w14:paraId="1E26ED83" w14:textId="77777777" w:rsidR="005B7404" w:rsidRPr="00F13C17" w:rsidRDefault="005B7404" w:rsidP="005B7404">
      <w:pPr>
        <w:rPr>
          <w:rPrChange w:id="140" w:author="Bob 3063" w:date="2018-02-02T15:52:00Z">
            <w:rPr/>
          </w:rPrChange>
        </w:rPr>
      </w:pPr>
    </w:p>
    <w:p w14:paraId="56726C44" w14:textId="77777777" w:rsidR="00323808" w:rsidRDefault="00146B61" w:rsidP="005B7404">
      <w:pPr>
        <w:rPr>
          <w:ins w:id="141" w:author="Bob 3063" w:date="2018-02-02T16:00:00Z"/>
        </w:rPr>
      </w:pPr>
      <w:r w:rsidRPr="00F13C17">
        <w:rPr>
          <w:noProof/>
          <w:lang w:val="en-CA" w:eastAsia="en-CA"/>
        </w:rPr>
        <w:drawing>
          <wp:inline distT="0" distB="0" distL="0" distR="0" wp14:anchorId="00C933A9" wp14:editId="41CF803C">
            <wp:extent cx="5926455" cy="4546600"/>
            <wp:effectExtent l="0" t="0" r="0" b="0"/>
            <wp:docPr id="3" name="Picture 3" descr="/Users/Kai/Pictures/CCI071120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i/Pictures/CCI07112017_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6455" cy="4546600"/>
                    </a:xfrm>
                    <a:prstGeom prst="rect">
                      <a:avLst/>
                    </a:prstGeom>
                    <a:noFill/>
                    <a:ln>
                      <a:noFill/>
                    </a:ln>
                  </pic:spPr>
                </pic:pic>
              </a:graphicData>
            </a:graphic>
          </wp:inline>
        </w:drawing>
      </w:r>
    </w:p>
    <w:p w14:paraId="6D72A36C" w14:textId="77777777" w:rsidR="005247AC" w:rsidRDefault="005247AC" w:rsidP="005B7404">
      <w:pPr>
        <w:rPr>
          <w:ins w:id="142" w:author="Bob 3063" w:date="2018-02-02T16:00:00Z"/>
        </w:rPr>
      </w:pPr>
    </w:p>
    <w:p w14:paraId="6A0FA362" w14:textId="3C9DFA59" w:rsidR="005247AC" w:rsidRPr="00F13C17" w:rsidRDefault="005247AC" w:rsidP="005B7404">
      <w:ins w:id="143" w:author="Bob 3063" w:date="2018-02-02T16:00:00Z">
        <w:r>
          <w:rPr>
            <w:noProof/>
            <w:lang w:val="en-CA" w:eastAsia="en-CA"/>
          </w:rPr>
          <w:lastRenderedPageBreak/>
          <w:drawing>
            <wp:inline distT="0" distB="0" distL="0" distR="0" wp14:anchorId="1399F2E4" wp14:editId="1407BE0B">
              <wp:extent cx="5923809" cy="45428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3809" cy="4542857"/>
                      </a:xfrm>
                      <a:prstGeom prst="rect">
                        <a:avLst/>
                      </a:prstGeom>
                    </pic:spPr>
                  </pic:pic>
                </a:graphicData>
              </a:graphic>
            </wp:inline>
          </w:drawing>
        </w:r>
      </w:ins>
    </w:p>
    <w:p w14:paraId="7EB056F3" w14:textId="77777777" w:rsidR="00607A32" w:rsidRPr="005247AC" w:rsidRDefault="00607A32" w:rsidP="005B7404"/>
    <w:p w14:paraId="4E0497D8" w14:textId="77777777" w:rsidR="005B7404" w:rsidRPr="00F13C17" w:rsidRDefault="00006FB5" w:rsidP="005B7404">
      <w:sdt>
        <w:sdtPr>
          <w:rPr>
            <w:rFonts w:ascii="Cambria Math" w:hAnsi="Cambria Math"/>
            <w:i/>
          </w:rPr>
          <w:id w:val="840664647"/>
          <w:placeholder>
            <w:docPart w:val="DefaultPlaceholder_20250781"/>
          </w:placeholder>
          <w:temporary/>
          <w:showingPlcHdr/>
          <w:equation/>
        </w:sdtPr>
        <w:sdtEndPr/>
        <w:sdtContent>
          <m:oMathPara>
            <m:oMath>
              <m:r>
                <m:rPr>
                  <m:sty m:val="p"/>
                </m:rPr>
                <w:rPr>
                  <w:rStyle w:val="PlaceholderText"/>
                  <w:rFonts w:ascii="Cambria Math" w:hAnsi="Cambria Math"/>
                  <w:color w:val="auto"/>
                </w:rPr>
                <m:t>Type equation here.</m:t>
              </m:r>
            </m:oMath>
          </m:oMathPara>
        </w:sdtContent>
      </w:sdt>
    </w:p>
    <w:p w14:paraId="21422525" w14:textId="77777777" w:rsidR="00307A80" w:rsidRPr="00006FB5" w:rsidRDefault="00307A80" w:rsidP="00307A80">
      <w:pPr>
        <w:pStyle w:val="ListParagraph"/>
      </w:pPr>
      <w:r w:rsidRPr="00CD4B14">
        <w:t>b.</w:t>
      </w:r>
      <w:r w:rsidRPr="00CD4B14">
        <w:tab/>
        <w:t xml:space="preserve">Use the diagram to explain why the </w:t>
      </w:r>
      <m:oMath>
        <m:r>
          <w:rPr>
            <w:rFonts w:ascii="Cambria Math" w:hAnsi="Cambria Math"/>
          </w:rPr>
          <m:t>Z</m:t>
        </m:r>
        <m:sSup>
          <m:sSupPr>
            <m:ctrlPr>
              <w:ins w:id="144" w:author="Bob 3063" w:date="2018-02-02T15:50:00Z">
                <w:rPr>
                  <w:rFonts w:ascii="Cambria Math" w:eastAsiaTheme="minorHAnsi" w:hAnsi="Cambria Math"/>
                  <w:i/>
                </w:rPr>
              </w:ins>
            </m:ctrlPr>
          </m:sSupPr>
          <m:e>
            <m:r>
              <w:rPr>
                <w:rFonts w:ascii="Cambria Math" w:hAnsi="Cambria Math"/>
              </w:rPr>
              <m:t>r</m:t>
            </m:r>
          </m:e>
          <m:sup>
            <m:r>
              <w:rPr>
                <w:rFonts w:ascii="Cambria Math" w:hAnsi="Cambria Math"/>
              </w:rPr>
              <m:t>4+</m:t>
            </m:r>
          </m:sup>
        </m:sSup>
      </m:oMath>
      <w:r w:rsidRPr="00CD4B14">
        <w:t xml:space="preserve"> ion exists.</w:t>
      </w:r>
    </w:p>
    <w:p w14:paraId="0197B098" w14:textId="77777777" w:rsidR="006A64BC" w:rsidRPr="00F13C17" w:rsidRDefault="006A64BC" w:rsidP="00307A80">
      <w:pPr>
        <w:pStyle w:val="ListParagraph"/>
        <w:rPr>
          <w:rPrChange w:id="145" w:author="Bob 3063" w:date="2018-02-02T15:52:00Z">
            <w:rPr/>
          </w:rPrChange>
        </w:rPr>
      </w:pPr>
    </w:p>
    <w:p w14:paraId="335E7AE1" w14:textId="76AF50BD" w:rsidR="006A64BC" w:rsidRPr="00F13C17" w:rsidRDefault="006A64BC" w:rsidP="00307A80">
      <w:pPr>
        <w:pStyle w:val="ListParagraph"/>
        <w:rPr>
          <w:rPrChange w:id="146" w:author="Bob 3063" w:date="2018-02-02T15:52:00Z">
            <w:rPr>
              <w:color w:val="FF0000"/>
            </w:rPr>
          </w:rPrChange>
        </w:rPr>
      </w:pPr>
      <w:r w:rsidRPr="00F13C17">
        <w:rPr>
          <w:rPrChange w:id="147" w:author="Bob 3063" w:date="2018-02-02T15:52:00Z">
            <w:rPr/>
          </w:rPrChange>
        </w:rPr>
        <w:tab/>
        <w:t xml:space="preserve">In order to </w:t>
      </w:r>
      <w:proofErr w:type="gramStart"/>
      <w:r w:rsidRPr="00F13C17">
        <w:rPr>
          <w:rPrChange w:id="148" w:author="Bob 3063" w:date="2018-02-02T15:52:00Z">
            <w:rPr>
              <w:color w:val="FF0000"/>
            </w:rPr>
          </w:rPrChange>
        </w:rPr>
        <w:t xml:space="preserve">form </w:t>
      </w:r>
      <w:proofErr w:type="gramEnd"/>
      <m:oMath>
        <m:r>
          <w:rPr>
            <w:rFonts w:ascii="Cambria Math" w:hAnsi="Cambria Math"/>
            <w:rPrChange w:id="149" w:author="Bob 3063" w:date="2018-02-02T15:52:00Z">
              <w:rPr>
                <w:rFonts w:ascii="Cambria Math" w:hAnsi="Cambria Math"/>
                <w:color w:val="FF0000"/>
              </w:rPr>
            </w:rPrChange>
          </w:rPr>
          <m:t>Z</m:t>
        </m:r>
        <m:sSup>
          <m:sSupPr>
            <m:ctrlPr>
              <w:ins w:id="150" w:author="Bob 3063" w:date="2018-02-02T15:50:00Z">
                <w:rPr>
                  <w:rFonts w:ascii="Cambria Math" w:eastAsiaTheme="minorHAnsi" w:hAnsi="Cambria Math"/>
                  <w:i/>
                  <w:rPrChange w:id="151" w:author="Bob 3063" w:date="2018-02-02T15:52:00Z">
                    <w:rPr>
                      <w:rFonts w:ascii="Cambria Math" w:eastAsiaTheme="minorHAnsi" w:hAnsi="Cambria Math"/>
                      <w:i/>
                      <w:color w:val="FF0000"/>
                    </w:rPr>
                  </w:rPrChange>
                </w:rPr>
              </w:ins>
            </m:ctrlPr>
          </m:sSupPr>
          <m:e>
            <m:r>
              <w:rPr>
                <w:rFonts w:ascii="Cambria Math" w:hAnsi="Cambria Math"/>
                <w:rPrChange w:id="152" w:author="Bob 3063" w:date="2018-02-02T15:52:00Z">
                  <w:rPr>
                    <w:rFonts w:ascii="Cambria Math" w:hAnsi="Cambria Math"/>
                    <w:color w:val="FF0000"/>
                  </w:rPr>
                </w:rPrChange>
              </w:rPr>
              <m:t>r</m:t>
            </m:r>
          </m:e>
          <m:sup>
            <m:r>
              <w:rPr>
                <w:rFonts w:ascii="Cambria Math" w:hAnsi="Cambria Math"/>
                <w:rPrChange w:id="153" w:author="Bob 3063" w:date="2018-02-02T15:52:00Z">
                  <w:rPr>
                    <w:rFonts w:ascii="Cambria Math" w:hAnsi="Cambria Math"/>
                    <w:color w:val="FF0000"/>
                  </w:rPr>
                </w:rPrChange>
              </w:rPr>
              <m:t>4+</m:t>
            </m:r>
          </m:sup>
        </m:sSup>
      </m:oMath>
      <w:r w:rsidRPr="00F13C17">
        <w:rPr>
          <w:rPrChange w:id="154" w:author="Bob 3063" w:date="2018-02-02T15:52:00Z">
            <w:rPr>
              <w:color w:val="FF0000"/>
            </w:rPr>
          </w:rPrChange>
        </w:rPr>
        <w:t xml:space="preserve">, zirconium atom would have to lose 4 electrons. Once it loses 4 </w:t>
      </w:r>
      <w:r w:rsidR="00406A86" w:rsidRPr="00F13C17">
        <w:rPr>
          <w:rPrChange w:id="155" w:author="Bob 3063" w:date="2018-02-02T15:52:00Z">
            <w:rPr>
              <w:color w:val="FF0000"/>
            </w:rPr>
          </w:rPrChange>
        </w:rPr>
        <w:t>electrons,</w:t>
      </w:r>
      <w:r w:rsidRPr="00F13C17">
        <w:rPr>
          <w:rPrChange w:id="156" w:author="Bob 3063" w:date="2018-02-02T15:52:00Z">
            <w:rPr>
              <w:color w:val="FF0000"/>
            </w:rPr>
          </w:rPrChange>
        </w:rPr>
        <w:t xml:space="preserve"> it reaches a stable state as the 4p orbital is filled. </w:t>
      </w:r>
      <w:proofErr w:type="spellStart"/>
      <w:r w:rsidRPr="00F13C17">
        <w:rPr>
          <w:rPrChange w:id="157" w:author="Bob 3063" w:date="2018-02-02T15:52:00Z">
            <w:rPr>
              <w:color w:val="FF0000"/>
            </w:rPr>
          </w:rPrChange>
        </w:rPr>
        <w:t>Thereore</w:t>
      </w:r>
      <w:proofErr w:type="spellEnd"/>
      <w:r w:rsidRPr="00F13C17">
        <w:rPr>
          <w:rPrChange w:id="158" w:author="Bob 3063" w:date="2018-02-02T15:52:00Z">
            <w:rPr>
              <w:color w:val="FF0000"/>
            </w:rPr>
          </w:rPrChange>
        </w:rPr>
        <w:t xml:space="preserve">, </w:t>
      </w:r>
      <m:oMath>
        <m:r>
          <w:rPr>
            <w:rFonts w:ascii="Cambria Math" w:hAnsi="Cambria Math"/>
            <w:rPrChange w:id="159" w:author="Bob 3063" w:date="2018-02-02T15:52:00Z">
              <w:rPr>
                <w:rFonts w:ascii="Cambria Math" w:hAnsi="Cambria Math"/>
                <w:color w:val="FF0000"/>
              </w:rPr>
            </w:rPrChange>
          </w:rPr>
          <m:t>Z</m:t>
        </m:r>
        <m:sSup>
          <m:sSupPr>
            <m:ctrlPr>
              <w:ins w:id="160" w:author="Bob 3063" w:date="2018-02-02T15:50:00Z">
                <w:rPr>
                  <w:rFonts w:ascii="Cambria Math" w:eastAsiaTheme="minorHAnsi" w:hAnsi="Cambria Math"/>
                  <w:i/>
                  <w:rPrChange w:id="161" w:author="Bob 3063" w:date="2018-02-02T15:52:00Z">
                    <w:rPr>
                      <w:rFonts w:ascii="Cambria Math" w:eastAsiaTheme="minorHAnsi" w:hAnsi="Cambria Math"/>
                      <w:i/>
                      <w:color w:val="FF0000"/>
                    </w:rPr>
                  </w:rPrChange>
                </w:rPr>
              </w:ins>
            </m:ctrlPr>
          </m:sSupPr>
          <m:e>
            <m:r>
              <w:rPr>
                <w:rFonts w:ascii="Cambria Math" w:hAnsi="Cambria Math"/>
                <w:rPrChange w:id="162" w:author="Bob 3063" w:date="2018-02-02T15:52:00Z">
                  <w:rPr>
                    <w:rFonts w:ascii="Cambria Math" w:hAnsi="Cambria Math"/>
                    <w:color w:val="FF0000"/>
                  </w:rPr>
                </w:rPrChange>
              </w:rPr>
              <m:t>r</m:t>
            </m:r>
          </m:e>
          <m:sup>
            <m:r>
              <w:rPr>
                <w:rFonts w:ascii="Cambria Math" w:hAnsi="Cambria Math"/>
                <w:rPrChange w:id="163" w:author="Bob 3063" w:date="2018-02-02T15:52:00Z">
                  <w:rPr>
                    <w:rFonts w:ascii="Cambria Math" w:hAnsi="Cambria Math"/>
                    <w:color w:val="FF0000"/>
                  </w:rPr>
                </w:rPrChange>
              </w:rPr>
              <m:t>4+</m:t>
            </m:r>
          </m:sup>
        </m:sSup>
      </m:oMath>
      <w:r w:rsidRPr="00F13C17">
        <w:rPr>
          <w:rPrChange w:id="164" w:author="Bob 3063" w:date="2018-02-02T15:52:00Z">
            <w:rPr>
              <w:color w:val="FF0000"/>
            </w:rPr>
          </w:rPrChange>
        </w:rPr>
        <w:t xml:space="preserve"> is a stable ion and can exist</w:t>
      </w:r>
    </w:p>
    <w:p w14:paraId="4A9CE467" w14:textId="77777777" w:rsidR="00307A80" w:rsidRPr="00C63B10" w:rsidRDefault="00307A80" w:rsidP="00307A80">
      <w:pPr>
        <w:pStyle w:val="ListParagraph"/>
      </w:pPr>
      <w:r w:rsidRPr="00F13C17">
        <w:t>c.</w:t>
      </w:r>
      <w:r w:rsidRPr="00F13C17">
        <w:tab/>
        <w:t xml:space="preserve">Compare the stability of the </w:t>
      </w:r>
      <w:proofErr w:type="spellStart"/>
      <w:r w:rsidRPr="00F13C17">
        <w:t>Zr</w:t>
      </w:r>
      <w:proofErr w:type="spellEnd"/>
      <w:r w:rsidRPr="00F13C17">
        <w:t xml:space="preserve"> atom and the </w:t>
      </w:r>
      <w:proofErr w:type="spellStart"/>
      <w:r w:rsidRPr="00F13C17">
        <w:t>Zr</w:t>
      </w:r>
      <w:proofErr w:type="spellEnd"/>
      <w:r w:rsidRPr="00F13C17">
        <w:t xml:space="preserve"> ion. Account for any differences in their stability.</w:t>
      </w:r>
    </w:p>
    <w:p w14:paraId="7FF32083" w14:textId="77777777" w:rsidR="00A62ACA" w:rsidRPr="00CD4B14" w:rsidRDefault="00A62ACA" w:rsidP="00307A80">
      <w:pPr>
        <w:pStyle w:val="ListParagraph"/>
      </w:pPr>
    </w:p>
    <w:p w14:paraId="232C93F6" w14:textId="77777777" w:rsidR="00C63B10" w:rsidRDefault="00A62ACA" w:rsidP="00C63B10">
      <w:pPr>
        <w:pStyle w:val="ListParagraph"/>
        <w:rPr>
          <w:ins w:id="165" w:author="Bob 3063" w:date="2018-02-02T15:58:00Z"/>
        </w:rPr>
      </w:pPr>
      <w:proofErr w:type="spellStart"/>
      <w:r w:rsidRPr="00F13C17">
        <w:rPr>
          <w:rPrChange w:id="166" w:author="Bob 3063" w:date="2018-02-02T15:52:00Z">
            <w:rPr>
              <w:color w:val="FF0000"/>
            </w:rPr>
          </w:rPrChange>
        </w:rPr>
        <w:t>Zr</w:t>
      </w:r>
      <w:proofErr w:type="spellEnd"/>
      <w:r w:rsidRPr="00F13C17">
        <w:rPr>
          <w:rPrChange w:id="167" w:author="Bob 3063" w:date="2018-02-02T15:52:00Z">
            <w:rPr>
              <w:color w:val="FF0000"/>
            </w:rPr>
          </w:rPrChange>
        </w:rPr>
        <w:t xml:space="preserve"> ion is more stabl</w:t>
      </w:r>
      <w:r w:rsidR="000E02A3" w:rsidRPr="00F13C17">
        <w:rPr>
          <w:rPrChange w:id="168" w:author="Bob 3063" w:date="2018-02-02T15:52:00Z">
            <w:rPr>
              <w:color w:val="FF0000"/>
            </w:rPr>
          </w:rPrChange>
        </w:rPr>
        <w:t xml:space="preserve">e than </w:t>
      </w:r>
      <w:proofErr w:type="spellStart"/>
      <w:r w:rsidR="000E02A3" w:rsidRPr="00F13C17">
        <w:rPr>
          <w:rPrChange w:id="169" w:author="Bob 3063" w:date="2018-02-02T15:52:00Z">
            <w:rPr>
              <w:color w:val="FF0000"/>
            </w:rPr>
          </w:rPrChange>
        </w:rPr>
        <w:t>Zr</w:t>
      </w:r>
      <w:proofErr w:type="spellEnd"/>
      <w:r w:rsidR="000E02A3" w:rsidRPr="00F13C17">
        <w:rPr>
          <w:rPrChange w:id="170" w:author="Bob 3063" w:date="2018-02-02T15:52:00Z">
            <w:rPr>
              <w:color w:val="FF0000"/>
            </w:rPr>
          </w:rPrChange>
        </w:rPr>
        <w:t xml:space="preserve"> atom. </w:t>
      </w:r>
      <w:proofErr w:type="spellStart"/>
      <w:r w:rsidR="000E02A3" w:rsidRPr="00F13C17">
        <w:rPr>
          <w:rPrChange w:id="171" w:author="Bob 3063" w:date="2018-02-02T15:52:00Z">
            <w:rPr>
              <w:color w:val="FF0000"/>
            </w:rPr>
          </w:rPrChange>
        </w:rPr>
        <w:t>Zr</w:t>
      </w:r>
      <w:proofErr w:type="spellEnd"/>
      <w:r w:rsidR="000E02A3" w:rsidRPr="00F13C17">
        <w:rPr>
          <w:rPrChange w:id="172" w:author="Bob 3063" w:date="2018-02-02T15:52:00Z">
            <w:rPr>
              <w:color w:val="FF0000"/>
            </w:rPr>
          </w:rPrChange>
        </w:rPr>
        <w:t xml:space="preserve"> ion has its outer orbitals filled, which causes the ion to be chemically stable. On the other hand, the outer orbital of </w:t>
      </w:r>
      <w:proofErr w:type="spellStart"/>
      <w:r w:rsidR="000E02A3" w:rsidRPr="00F13C17">
        <w:rPr>
          <w:rPrChange w:id="173" w:author="Bob 3063" w:date="2018-02-02T15:52:00Z">
            <w:rPr>
              <w:color w:val="FF0000"/>
            </w:rPr>
          </w:rPrChange>
        </w:rPr>
        <w:t>Zr</w:t>
      </w:r>
      <w:proofErr w:type="spellEnd"/>
      <w:r w:rsidR="000E02A3" w:rsidRPr="00F13C17">
        <w:rPr>
          <w:rPrChange w:id="174" w:author="Bob 3063" w:date="2018-02-02T15:52:00Z">
            <w:rPr>
              <w:color w:val="FF0000"/>
            </w:rPr>
          </w:rPrChange>
        </w:rPr>
        <w:t xml:space="preserve"> atom is not completely filled, causing the atom to be chemically unstable.</w:t>
      </w:r>
      <w:ins w:id="175" w:author="Bob 3063" w:date="2018-02-02T15:58:00Z">
        <w:r w:rsidR="00C63B10">
          <w:br/>
        </w:r>
        <w:r w:rsidR="00C63B10">
          <w:br/>
        </w:r>
        <w:r w:rsidR="00C63B10">
          <w:t>03 Zirconium</w:t>
        </w:r>
      </w:ins>
    </w:p>
    <w:p w14:paraId="00350629" w14:textId="10F2F6D4" w:rsidR="00C63B10" w:rsidRDefault="00C63B10" w:rsidP="00C63B10">
      <w:pPr>
        <w:pStyle w:val="ListParagraph"/>
        <w:rPr>
          <w:ins w:id="176" w:author="Bob 3063" w:date="2018-02-02T15:58:00Z"/>
        </w:rPr>
      </w:pPr>
      <w:ins w:id="177" w:author="Bob 3063" w:date="2018-02-02T15:58:00Z">
        <w:r>
          <w:t xml:space="preserve">Energy Level Diagram       2 mx  </w:t>
        </w:r>
      </w:ins>
      <w:ins w:id="178" w:author="Bob 3063" w:date="2018-02-02T15:59:00Z">
        <w:r>
          <w:sym w:font="Wingdings" w:char="F0FB"/>
        </w:r>
        <w:r>
          <w:sym w:font="Wingdings" w:char="F0FB"/>
        </w:r>
        <w:r>
          <w:t xml:space="preserve">  unacceptable … </w:t>
        </w:r>
      </w:ins>
      <w:ins w:id="179" w:author="Bob 3063" w:date="2018-02-02T16:00:00Z">
        <w:r w:rsidR="005247AC">
          <w:t xml:space="preserve">see below </w:t>
        </w:r>
      </w:ins>
      <w:ins w:id="180" w:author="Bob 3063" w:date="2018-02-02T16:01:00Z">
        <w:r w:rsidR="005247AC">
          <w:t xml:space="preserve">… </w:t>
        </w:r>
      </w:ins>
    </w:p>
    <w:p w14:paraId="0D39F271" w14:textId="77777777" w:rsidR="00C63B10" w:rsidRDefault="00C63B10" w:rsidP="00C63B10">
      <w:pPr>
        <w:pStyle w:val="ListParagraph"/>
        <w:rPr>
          <w:ins w:id="181" w:author="Bob 3063" w:date="2018-02-02T15:58:00Z"/>
        </w:rPr>
      </w:pPr>
      <w:ins w:id="182" w:author="Bob 3063" w:date="2018-02-02T15:58:00Z">
        <w:r>
          <w:t>(Empty 4d orbitals for clarity)</w:t>
        </w:r>
      </w:ins>
    </w:p>
    <w:p w14:paraId="03169E97" w14:textId="497D98CF" w:rsidR="00C63B10" w:rsidRPr="00607D46" w:rsidRDefault="00C63B10" w:rsidP="00C63B10">
      <w:pPr>
        <w:pStyle w:val="ListParagraph"/>
        <w:rPr>
          <w:ins w:id="183" w:author="Bob 3063" w:date="2018-02-02T15:58:00Z"/>
        </w:rPr>
      </w:pPr>
      <w:ins w:id="184" w:author="Bob 3063" w:date="2018-02-02T15:58:00Z">
        <w:r>
          <w:lastRenderedPageBreak/>
          <w:t xml:space="preserve">Electronic Configuration      1 </w:t>
        </w:r>
        <w:proofErr w:type="spellStart"/>
        <w:proofErr w:type="gramStart"/>
        <w:r>
          <w:t>mk</w:t>
        </w:r>
        <w:proofErr w:type="spellEnd"/>
        <w:proofErr w:type="gramEnd"/>
        <w:r>
          <w:t xml:space="preserve">  </w:t>
        </w:r>
      </w:ins>
      <w:ins w:id="185" w:author="Bob 3063" w:date="2018-02-02T16:03:00Z">
        <w:r w:rsidR="00607D46" w:rsidRPr="00607D46">
          <w:rPr>
            <w:vertAlign w:val="superscript"/>
            <w:rPrChange w:id="186" w:author="Bob 3063" w:date="2018-02-02T16:03:00Z">
              <w:rPr/>
            </w:rPrChange>
          </w:rPr>
          <w:sym w:font="Wingdings" w:char="F0FC"/>
        </w:r>
        <w:r w:rsidR="00607D46" w:rsidRPr="00607D46">
          <w:rPr>
            <w:vertAlign w:val="subscript"/>
            <w:rPrChange w:id="187" w:author="Bob 3063" w:date="2018-02-02T16:03:00Z">
              <w:rPr/>
            </w:rPrChange>
          </w:rPr>
          <w:sym w:font="Wingdings" w:char="F0FB"/>
        </w:r>
        <w:r w:rsidR="00607D46">
          <w:t xml:space="preserve">   This should be typed, not hand written and scanned.  Please refer to your Submission Guidelines to read that scanned text will be returned unmarked. </w:t>
        </w:r>
      </w:ins>
    </w:p>
    <w:p w14:paraId="15CEB7ED" w14:textId="6B32BFF2" w:rsidR="00C63B10" w:rsidRPr="00F734F1" w:rsidRDefault="00C63B10" w:rsidP="00C63B10">
      <w:pPr>
        <w:pStyle w:val="ListParagraph"/>
        <w:rPr>
          <w:ins w:id="188" w:author="Bob 3063" w:date="2018-02-02T15:58:00Z"/>
        </w:rPr>
      </w:pPr>
      <w:ins w:id="189" w:author="Bob 3063" w:date="2018-02-02T15:58:00Z">
        <w:r>
          <w:t xml:space="preserve">Lose 4 e … </w:t>
        </w:r>
        <w:r w:rsidRPr="00F734F1">
          <w:rPr>
            <w:highlight w:val="green"/>
            <w:rPrChange w:id="190" w:author="Bob 3063" w:date="2018-02-02T16:04:00Z">
              <w:rPr/>
            </w:rPrChange>
          </w:rPr>
          <w:t>Kr</w:t>
        </w:r>
        <w:r>
          <w:t xml:space="preserve">                        2 mx  </w:t>
        </w:r>
      </w:ins>
      <w:ins w:id="191" w:author="Bob 3063" w:date="2018-02-02T16:04:00Z">
        <w:r w:rsidR="00F734F1">
          <w:sym w:font="Wingdings" w:char="F0FC"/>
        </w:r>
        <w:r w:rsidR="00F734F1" w:rsidRPr="00F734F1">
          <w:rPr>
            <w:vertAlign w:val="superscript"/>
            <w:rPrChange w:id="192" w:author="Bob 3063" w:date="2018-02-02T16:04:00Z">
              <w:rPr/>
            </w:rPrChange>
          </w:rPr>
          <w:sym w:font="Wingdings" w:char="F0FC"/>
        </w:r>
        <w:r w:rsidR="00F734F1" w:rsidRPr="00F734F1">
          <w:rPr>
            <w:vertAlign w:val="subscript"/>
            <w:rPrChange w:id="193" w:author="Bob 3063" w:date="2018-02-02T16:04:00Z">
              <w:rPr/>
            </w:rPrChange>
          </w:rPr>
          <w:sym w:font="Wingdings" w:char="F0FB"/>
        </w:r>
        <w:r w:rsidR="00F734F1">
          <w:t xml:space="preserve"> </w:t>
        </w:r>
      </w:ins>
    </w:p>
    <w:p w14:paraId="3672C8B5" w14:textId="6C54D963" w:rsidR="00C63B10" w:rsidRDefault="00C63B10" w:rsidP="00C63B10">
      <w:pPr>
        <w:pStyle w:val="ListParagraph"/>
        <w:rPr>
          <w:ins w:id="194" w:author="Bob 3063" w:date="2018-02-02T15:58:00Z"/>
        </w:rPr>
      </w:pPr>
      <w:ins w:id="195" w:author="Bob 3063" w:date="2018-02-02T15:58:00Z">
        <w:r>
          <w:t xml:space="preserve">Filled outer shell                    2 mx  </w:t>
        </w:r>
      </w:ins>
      <w:ins w:id="196" w:author="Bob 3063" w:date="2018-02-02T16:04:00Z">
        <w:r w:rsidR="00F734F1">
          <w:sym w:font="Wingdings" w:char="F0FC"/>
        </w:r>
        <w:r w:rsidR="00F734F1">
          <w:sym w:font="Wingdings" w:char="F0FC"/>
        </w:r>
      </w:ins>
    </w:p>
    <w:p w14:paraId="6C8AA7DE" w14:textId="0E24A673" w:rsidR="00C63B10" w:rsidRDefault="00C63B10" w:rsidP="00C63B10">
      <w:pPr>
        <w:pStyle w:val="ListParagraph"/>
        <w:rPr>
          <w:ins w:id="197" w:author="Bob 3063" w:date="2018-02-02T15:58:00Z"/>
        </w:rPr>
      </w:pPr>
      <w:ins w:id="198" w:author="Bob 3063" w:date="2018-02-02T15:58:00Z">
        <w:r>
          <w:t xml:space="preserve">=== </w:t>
        </w:r>
      </w:ins>
      <w:ins w:id="199" w:author="Bob 3063" w:date="2018-02-02T16:04:00Z">
        <w:r w:rsidR="00F734F1">
          <w:t>4</w:t>
        </w:r>
      </w:ins>
      <w:ins w:id="200" w:author="Bob 3063" w:date="2018-02-02T15:58:00Z">
        <w:r>
          <w:t xml:space="preserve">/7          </w:t>
        </w:r>
      </w:ins>
    </w:p>
    <w:p w14:paraId="1E56D315" w14:textId="77777777" w:rsidR="00C63B10" w:rsidRDefault="00C63B10" w:rsidP="00C63B10">
      <w:pPr>
        <w:pStyle w:val="ListParagraph"/>
        <w:rPr>
          <w:ins w:id="201" w:author="Bob 3063" w:date="2018-02-02T15:58:00Z"/>
        </w:rPr>
      </w:pPr>
    </w:p>
    <w:p w14:paraId="03EC819B" w14:textId="77777777" w:rsidR="00C63B10" w:rsidRDefault="00C63B10" w:rsidP="00C63B10">
      <w:pPr>
        <w:pStyle w:val="ListParagraph"/>
        <w:rPr>
          <w:ins w:id="202" w:author="Bob 3063" w:date="2018-02-02T15:58:00Z"/>
        </w:rPr>
      </w:pPr>
      <w:ins w:id="203" w:author="Bob 3063" w:date="2018-02-02T15:58:00Z">
        <w:r>
          <w:t xml:space="preserve">For a good explanation of energy levels and </w:t>
        </w:r>
        <w:proofErr w:type="gramStart"/>
        <w:r>
          <w:t>orbitals ...</w:t>
        </w:r>
        <w:proofErr w:type="gramEnd"/>
      </w:ins>
    </w:p>
    <w:p w14:paraId="4948B2F8" w14:textId="77777777" w:rsidR="005247AC" w:rsidRDefault="00C63B10" w:rsidP="005247AC">
      <w:pPr>
        <w:pStyle w:val="ListParagraph"/>
        <w:rPr>
          <w:ins w:id="204" w:author="Bob 3063" w:date="2018-02-02T16:01:00Z"/>
        </w:rPr>
      </w:pPr>
      <w:ins w:id="205" w:author="Bob 3063" w:date="2018-02-02T15:58:00Z">
        <w:r>
          <w:t>https://www.youtube.com/watch?v=cOlac8ruD_0</w:t>
        </w:r>
      </w:ins>
      <w:ins w:id="206" w:author="Bob 3063" w:date="2018-02-02T16:01:00Z">
        <w:r w:rsidR="005247AC">
          <w:br/>
        </w:r>
        <w:r w:rsidR="005247AC">
          <w:br/>
        </w:r>
        <w:r w:rsidR="005247AC" w:rsidRPr="005247AC">
          <w:rPr>
            <w:highlight w:val="cyan"/>
            <w:rPrChange w:id="207" w:author="Bob 3063" w:date="2018-02-02T16:01:00Z">
              <w:rPr/>
            </w:rPrChange>
          </w:rPr>
          <w:t>Please crop your scans to show just your work.</w:t>
        </w:r>
        <w:r w:rsidR="005247AC">
          <w:t xml:space="preserve">  </w:t>
        </w:r>
      </w:ins>
    </w:p>
    <w:p w14:paraId="0506A459" w14:textId="77777777" w:rsidR="005247AC" w:rsidRDefault="005247AC" w:rsidP="005247AC">
      <w:pPr>
        <w:pStyle w:val="ListParagraph"/>
        <w:rPr>
          <w:ins w:id="208" w:author="Bob 3063" w:date="2018-02-02T16:01:00Z"/>
        </w:rPr>
      </w:pPr>
      <w:ins w:id="209" w:author="Bob 3063" w:date="2018-02-02T16:01:00Z">
        <w:r>
          <w:t>Insert one scan or diagram per question or part of question.</w:t>
        </w:r>
      </w:ins>
    </w:p>
    <w:p w14:paraId="6ADB8C0C" w14:textId="77777777" w:rsidR="005247AC" w:rsidRDefault="005247AC" w:rsidP="005247AC">
      <w:pPr>
        <w:pStyle w:val="ListParagraph"/>
        <w:rPr>
          <w:ins w:id="210" w:author="Bob 3063" w:date="2018-02-02T16:01:00Z"/>
        </w:rPr>
      </w:pPr>
      <w:ins w:id="211" w:author="Bob 3063" w:date="2018-02-02T16:01:00Z">
        <w:r w:rsidRPr="005247AC">
          <w:rPr>
            <w:highlight w:val="cyan"/>
            <w:rPrChange w:id="212" w:author="Bob 3063" w:date="2018-02-02T16:01:00Z">
              <w:rPr/>
            </w:rPrChange>
          </w:rPr>
          <w:t>Scan only diagrams or graphs, not text.</w:t>
        </w:r>
      </w:ins>
    </w:p>
    <w:p w14:paraId="03989E86" w14:textId="77777777" w:rsidR="005247AC" w:rsidRDefault="005247AC" w:rsidP="005247AC">
      <w:pPr>
        <w:pStyle w:val="ListParagraph"/>
        <w:rPr>
          <w:ins w:id="213" w:author="Bob 3063" w:date="2018-02-02T16:01:00Z"/>
        </w:rPr>
      </w:pPr>
      <w:ins w:id="214" w:author="Bob 3063" w:date="2018-02-02T16:01:00Z">
        <w:r>
          <w:t>Be sure your diagrams are large enough for legibility and clarity.</w:t>
        </w:r>
      </w:ins>
    </w:p>
    <w:p w14:paraId="11063F64" w14:textId="77777777" w:rsidR="005247AC" w:rsidRDefault="005247AC" w:rsidP="005247AC">
      <w:pPr>
        <w:pStyle w:val="ListParagraph"/>
        <w:rPr>
          <w:ins w:id="215" w:author="Bob 3063" w:date="2018-02-02T16:01:00Z"/>
        </w:rPr>
      </w:pPr>
      <w:ins w:id="216" w:author="Bob 3063" w:date="2018-02-02T16:01:00Z">
        <w:r>
          <w:t>Do not expect your reader to change the size of your pictures for you.</w:t>
        </w:r>
      </w:ins>
    </w:p>
    <w:p w14:paraId="37BAA875" w14:textId="77777777" w:rsidR="005247AC" w:rsidRDefault="005247AC" w:rsidP="005247AC">
      <w:pPr>
        <w:pStyle w:val="ListParagraph"/>
        <w:rPr>
          <w:ins w:id="217" w:author="Bob 3063" w:date="2018-02-02T16:01:00Z"/>
        </w:rPr>
      </w:pPr>
      <w:ins w:id="218" w:author="Bob 3063" w:date="2018-02-02T16:01:00Z">
        <w:r w:rsidRPr="005247AC">
          <w:rPr>
            <w:highlight w:val="cyan"/>
            <w:rPrChange w:id="219" w:author="Bob 3063" w:date="2018-02-02T16:01:00Z">
              <w:rPr/>
            </w:rPrChange>
          </w:rPr>
          <w:t>Do not include large blank or black spaces or the holes in your three ring paper</w:t>
        </w:r>
        <w:r>
          <w:t xml:space="preserve"> or background pictures of your desk or your thumb or your legs or your pencil collection or your carpet or your wallpaper or your tablecloth or your pets or your </w:t>
        </w:r>
        <w:proofErr w:type="spellStart"/>
        <w:r>
          <w:t>pyjamas</w:t>
        </w:r>
        <w:proofErr w:type="spellEnd"/>
        <w:r>
          <w:t xml:space="preserve"> or your shorts.  </w:t>
        </w:r>
      </w:ins>
    </w:p>
    <w:p w14:paraId="0EDD7523" w14:textId="77777777" w:rsidR="005247AC" w:rsidRDefault="005247AC" w:rsidP="005247AC">
      <w:pPr>
        <w:pStyle w:val="ListParagraph"/>
        <w:rPr>
          <w:ins w:id="220" w:author="Bob 3063" w:date="2018-02-02T16:01:00Z"/>
        </w:rPr>
      </w:pPr>
      <w:ins w:id="221" w:author="Bob 3063" w:date="2018-02-02T16:01:00Z">
        <w:r>
          <w:t>Do not include the frame of the software that you used to create the diagram - unnecessary and distracting.</w:t>
        </w:r>
      </w:ins>
    </w:p>
    <w:p w14:paraId="60E37104" w14:textId="77777777" w:rsidR="005247AC" w:rsidRDefault="005247AC" w:rsidP="005247AC">
      <w:pPr>
        <w:pStyle w:val="ListParagraph"/>
        <w:rPr>
          <w:ins w:id="222" w:author="Bob 3063" w:date="2018-02-02T16:01:00Z"/>
        </w:rPr>
      </w:pPr>
      <w:ins w:id="223" w:author="Bob 3063" w:date="2018-02-02T16:01:00Z">
        <w:r>
          <w:t>Do not include vast numbers of empty cells in a spreadsheet.  Crop to the data for clarity.</w:t>
        </w:r>
      </w:ins>
    </w:p>
    <w:p w14:paraId="1073943A" w14:textId="77777777" w:rsidR="005247AC" w:rsidRDefault="005247AC" w:rsidP="005247AC">
      <w:pPr>
        <w:pStyle w:val="ListParagraph"/>
        <w:rPr>
          <w:ins w:id="224" w:author="Bob 3063" w:date="2018-02-02T16:01:00Z"/>
        </w:rPr>
      </w:pPr>
      <w:ins w:id="225" w:author="Bob 3063" w:date="2018-02-02T16:01:00Z">
        <w:r w:rsidRPr="005247AC">
          <w:rPr>
            <w:highlight w:val="cyan"/>
            <w:rPrChange w:id="226" w:author="Bob 3063" w:date="2018-02-02T16:01:00Z">
              <w:rPr/>
            </w:rPrChange>
          </w:rPr>
          <w:t>Avoid glare and shadows.</w:t>
        </w:r>
      </w:ins>
    </w:p>
    <w:p w14:paraId="3D0A2C85" w14:textId="77777777" w:rsidR="005247AC" w:rsidRDefault="005247AC" w:rsidP="005247AC">
      <w:pPr>
        <w:pStyle w:val="ListParagraph"/>
        <w:rPr>
          <w:ins w:id="227" w:author="Bob 3063" w:date="2018-02-02T16:01:00Z"/>
        </w:rPr>
      </w:pPr>
      <w:ins w:id="228" w:author="Bob 3063" w:date="2018-02-02T16:01:00Z">
        <w:r>
          <w:t>Diagrams should be black on white, not dark grey on lighter grey.</w:t>
        </w:r>
      </w:ins>
    </w:p>
    <w:p w14:paraId="4A5AADAD" w14:textId="77777777" w:rsidR="005247AC" w:rsidRDefault="005247AC" w:rsidP="005247AC">
      <w:pPr>
        <w:pStyle w:val="ListParagraph"/>
        <w:rPr>
          <w:ins w:id="229" w:author="Bob 3063" w:date="2018-02-02T16:01:00Z"/>
        </w:rPr>
      </w:pPr>
      <w:ins w:id="230" w:author="Bob 3063" w:date="2018-02-02T16:01:00Z">
        <w:r>
          <w:t>Use a pen or sharp pencil (black), not a marker or crayon.</w:t>
        </w:r>
      </w:ins>
    </w:p>
    <w:p w14:paraId="13C5AB01" w14:textId="77777777" w:rsidR="005247AC" w:rsidRDefault="005247AC" w:rsidP="005247AC">
      <w:pPr>
        <w:pStyle w:val="ListParagraph"/>
        <w:rPr>
          <w:ins w:id="231" w:author="Bob 3063" w:date="2018-02-02T16:01:00Z"/>
        </w:rPr>
      </w:pPr>
      <w:ins w:id="232" w:author="Bob 3063" w:date="2018-02-02T16:01:00Z">
        <w:r>
          <w:t xml:space="preserve">Do not allow pictures or writing to bleed through from the other side of the paper.  </w:t>
        </w:r>
      </w:ins>
    </w:p>
    <w:p w14:paraId="213E0115" w14:textId="77777777" w:rsidR="005247AC" w:rsidRDefault="005247AC" w:rsidP="005247AC">
      <w:pPr>
        <w:pStyle w:val="ListParagraph"/>
        <w:rPr>
          <w:ins w:id="233" w:author="Bob 3063" w:date="2018-02-02T16:01:00Z"/>
        </w:rPr>
      </w:pPr>
      <w:ins w:id="234" w:author="Bob 3063" w:date="2018-02-02T16:01:00Z">
        <w:r w:rsidRPr="005247AC">
          <w:rPr>
            <w:highlight w:val="cyan"/>
            <w:rPrChange w:id="235" w:author="Bob 3063" w:date="2018-02-02T16:02:00Z">
              <w:rPr/>
            </w:rPrChange>
          </w:rPr>
          <w:t>Do not make your diagrams on lined or wrinkled or dirty or folded paper.</w:t>
        </w:r>
        <w:r>
          <w:t xml:space="preserve">  </w:t>
        </w:r>
      </w:ins>
    </w:p>
    <w:p w14:paraId="62BC538D" w14:textId="77777777" w:rsidR="005247AC" w:rsidRDefault="005247AC" w:rsidP="005247AC">
      <w:pPr>
        <w:pStyle w:val="ListParagraph"/>
        <w:rPr>
          <w:ins w:id="236" w:author="Bob 3063" w:date="2018-02-02T16:01:00Z"/>
        </w:rPr>
      </w:pPr>
      <w:ins w:id="237" w:author="Bob 3063" w:date="2018-02-02T16:01:00Z">
        <w:r>
          <w:t xml:space="preserve">If you are taking a picture, take it straight on, so your graphs etc. appear square on the page.  </w:t>
        </w:r>
      </w:ins>
    </w:p>
    <w:p w14:paraId="6DDE28A7" w14:textId="77777777" w:rsidR="005247AC" w:rsidRDefault="005247AC" w:rsidP="005247AC">
      <w:pPr>
        <w:pStyle w:val="ListParagraph"/>
        <w:rPr>
          <w:ins w:id="238" w:author="Bob 3063" w:date="2018-02-02T16:01:00Z"/>
        </w:rPr>
      </w:pPr>
      <w:ins w:id="239" w:author="Bob 3063" w:date="2018-02-02T16:01:00Z">
        <w:r>
          <w:t>Insert all diagrams with the correct orientation - i.e. right side up!</w:t>
        </w:r>
      </w:ins>
    </w:p>
    <w:p w14:paraId="7ECA861A" w14:textId="77777777" w:rsidR="005247AC" w:rsidRDefault="005247AC" w:rsidP="005247AC">
      <w:pPr>
        <w:pStyle w:val="ListParagraph"/>
        <w:rPr>
          <w:ins w:id="240" w:author="Bob 3063" w:date="2018-02-02T16:01:00Z"/>
        </w:rPr>
      </w:pPr>
      <w:ins w:id="241" w:author="Bob 3063" w:date="2018-02-02T16:01:00Z">
        <w:r>
          <w:t>Do not expect your reader to change the orientation of your pictures for you.</w:t>
        </w:r>
      </w:ins>
    </w:p>
    <w:p w14:paraId="3A8781F7" w14:textId="77777777" w:rsidR="005247AC" w:rsidRDefault="005247AC" w:rsidP="005247AC">
      <w:pPr>
        <w:pStyle w:val="ListParagraph"/>
        <w:rPr>
          <w:ins w:id="242" w:author="Bob 3063" w:date="2018-02-02T16:01:00Z"/>
        </w:rPr>
      </w:pPr>
      <w:ins w:id="243" w:author="Bob 3063" w:date="2018-02-02T16:01:00Z">
        <w:r>
          <w:t xml:space="preserve">Do not include your own shadow or your dog's shadow.  </w:t>
        </w:r>
      </w:ins>
    </w:p>
    <w:p w14:paraId="7B91B792" w14:textId="77777777" w:rsidR="005247AC" w:rsidRDefault="005247AC" w:rsidP="005247AC">
      <w:pPr>
        <w:pStyle w:val="ListParagraph"/>
        <w:rPr>
          <w:ins w:id="244" w:author="Bob 3063" w:date="2018-02-02T16:01:00Z"/>
        </w:rPr>
      </w:pPr>
      <w:ins w:id="245" w:author="Bob 3063" w:date="2018-02-02T16:01:00Z">
        <w:r>
          <w:t>Use a ruler where straight lines are required.</w:t>
        </w:r>
      </w:ins>
    </w:p>
    <w:p w14:paraId="203C49E3" w14:textId="77777777" w:rsidR="005247AC" w:rsidRDefault="005247AC" w:rsidP="005247AC">
      <w:pPr>
        <w:pStyle w:val="ListParagraph"/>
        <w:rPr>
          <w:ins w:id="246" w:author="Bob 3063" w:date="2018-02-02T16:01:00Z"/>
        </w:rPr>
      </w:pPr>
      <w:ins w:id="247" w:author="Bob 3063" w:date="2018-02-02T16:01:00Z">
        <w:r w:rsidRPr="005247AC">
          <w:rPr>
            <w:highlight w:val="cyan"/>
            <w:rPrChange w:id="248" w:author="Bob 3063" w:date="2018-02-02T16:02:00Z">
              <w:rPr/>
            </w:rPrChange>
          </w:rPr>
          <w:t>Use a compass or circle template where circles are required.</w:t>
        </w:r>
      </w:ins>
    </w:p>
    <w:p w14:paraId="43EB4808" w14:textId="77777777" w:rsidR="005247AC" w:rsidRDefault="005247AC" w:rsidP="005247AC">
      <w:pPr>
        <w:pStyle w:val="ListParagraph"/>
        <w:rPr>
          <w:ins w:id="249" w:author="Bob 3063" w:date="2018-02-02T16:01:00Z"/>
        </w:rPr>
      </w:pPr>
      <w:ins w:id="250" w:author="Bob 3063" w:date="2018-02-02T16:01:00Z">
        <w:r w:rsidRPr="005247AC">
          <w:rPr>
            <w:highlight w:val="cyan"/>
            <w:rPrChange w:id="251" w:author="Bob 3063" w:date="2018-02-02T16:02:00Z">
              <w:rPr/>
            </w:rPrChange>
          </w:rPr>
          <w:t>Be professional.  Look professional.</w:t>
        </w:r>
      </w:ins>
    </w:p>
    <w:p w14:paraId="2D334910" w14:textId="53F3DF08" w:rsidR="00A62ACA" w:rsidRPr="00F13C17" w:rsidRDefault="005247AC" w:rsidP="00C63B10">
      <w:pPr>
        <w:pStyle w:val="ListParagraph"/>
        <w:rPr>
          <w:rPrChange w:id="252" w:author="Bob 3063" w:date="2018-02-02T15:52:00Z">
            <w:rPr>
              <w:color w:val="FF0000"/>
            </w:rPr>
          </w:rPrChange>
        </w:rPr>
      </w:pPr>
      <w:ins w:id="253" w:author="Bob 3063" w:date="2018-02-02T16:01:00Z">
        <w:r>
          <w:br/>
        </w:r>
        <w:r>
          <w:br/>
        </w:r>
      </w:ins>
      <w:ins w:id="254" w:author="Bob 3063" w:date="2018-02-02T15:58:00Z">
        <w:r w:rsidR="00C63B10">
          <w:br/>
        </w:r>
        <w:r w:rsidR="00C63B10">
          <w:br/>
        </w:r>
      </w:ins>
    </w:p>
    <w:p w14:paraId="748BF08C" w14:textId="77777777" w:rsidR="00406A86" w:rsidRPr="00F13C17" w:rsidRDefault="00406A86" w:rsidP="00307A80">
      <w:pPr>
        <w:pStyle w:val="ListParagraph"/>
      </w:pPr>
    </w:p>
    <w:p w14:paraId="37981136" w14:textId="66E6E077" w:rsidR="00406A86" w:rsidRPr="00132DFC" w:rsidRDefault="0090402F" w:rsidP="0090402F">
      <w:pPr>
        <w:pStyle w:val="ListParagraph"/>
        <w:numPr>
          <w:ilvl w:val="0"/>
          <w:numId w:val="1"/>
        </w:numPr>
        <w:rPr>
          <w:ins w:id="255" w:author="Bob 3063" w:date="2018-02-02T16:05:00Z"/>
          <w:noProof/>
          <w:rPrChange w:id="256" w:author="Bob 3063" w:date="2018-02-02T16:05:00Z">
            <w:rPr>
              <w:ins w:id="257" w:author="Bob 3063" w:date="2018-02-02T16:05:00Z"/>
              <w:rFonts w:ascii="Cambria Math" w:hAnsi="Cambria Math"/>
              <w:i/>
            </w:rPr>
          </w:rPrChange>
        </w:rPr>
      </w:pPr>
      <w:r w:rsidRPr="00F13C17">
        <w:lastRenderedPageBreak/>
        <w:t xml:space="preserve">Draw an orbital overlap diagram to represent the bonding in ammonia, </w:t>
      </w:r>
      <m:oMath>
        <m:r>
          <w:rPr>
            <w:rFonts w:ascii="Cambria Math" w:hAnsi="Cambria Math"/>
          </w:rPr>
          <m:t>N</m:t>
        </m:r>
        <m:sSub>
          <m:sSubPr>
            <m:ctrlPr>
              <w:ins w:id="258" w:author="Bob 3063" w:date="2018-02-02T15:50:00Z">
                <w:rPr>
                  <w:rFonts w:ascii="Cambria Math" w:hAnsi="Cambria Math"/>
                  <w:i/>
                </w:rPr>
              </w:ins>
            </m:ctrlPr>
          </m:sSubPr>
          <m:e>
            <m:r>
              <w:rPr>
                <w:rFonts w:ascii="Cambria Math" w:hAnsi="Cambria Math"/>
              </w:rPr>
              <m:t>H</m:t>
            </m:r>
          </m:e>
          <m:sub>
            <m:r>
              <w:rPr>
                <w:rFonts w:ascii="Cambria Math" w:hAnsi="Cambria Math"/>
              </w:rPr>
              <m:t>3+</m:t>
            </m:r>
          </m:sub>
        </m:sSub>
      </m:oMath>
      <w:r w:rsidR="00F53F82" w:rsidRPr="00132DFC">
        <w:rPr>
          <w:noProof/>
          <w:lang w:val="en-CA" w:eastAsia="en-CA"/>
        </w:rPr>
        <w:drawing>
          <wp:inline distT="0" distB="0" distL="0" distR="0" wp14:anchorId="467F64E4" wp14:editId="615DCF4E">
            <wp:extent cx="593407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14:paraId="234E1742" w14:textId="77777777" w:rsidR="00132DFC" w:rsidRDefault="00132DFC" w:rsidP="00132DFC">
      <w:pPr>
        <w:ind w:left="720"/>
        <w:rPr>
          <w:ins w:id="259" w:author="Bob 3063" w:date="2018-02-02T16:05:00Z"/>
          <w:noProof/>
        </w:rPr>
        <w:pPrChange w:id="260" w:author="Bob 3063" w:date="2018-02-02T16:05:00Z">
          <w:pPr>
            <w:pStyle w:val="ListParagraph"/>
            <w:numPr>
              <w:numId w:val="1"/>
            </w:numPr>
            <w:ind w:hanging="360"/>
          </w:pPr>
        </w:pPrChange>
      </w:pPr>
    </w:p>
    <w:p w14:paraId="6B5FDAC4" w14:textId="77777777" w:rsidR="00132DFC" w:rsidRDefault="00132DFC" w:rsidP="00132DFC">
      <w:pPr>
        <w:rPr>
          <w:ins w:id="261" w:author="Bob 3063" w:date="2018-02-02T16:07:00Z"/>
          <w:noProof/>
        </w:rPr>
      </w:pPr>
      <w:ins w:id="262" w:author="Bob 3063" w:date="2018-02-02T16:07:00Z">
        <w:r>
          <w:rPr>
            <w:noProof/>
          </w:rPr>
          <w:t>04 Ammonia Overlap</w:t>
        </w:r>
      </w:ins>
    </w:p>
    <w:p w14:paraId="57588E85" w14:textId="09AB4FFD" w:rsidR="00132DFC" w:rsidRPr="00132DFC" w:rsidRDefault="00132DFC" w:rsidP="00132DFC">
      <w:pPr>
        <w:rPr>
          <w:ins w:id="263" w:author="Bob 3063" w:date="2018-02-02T16:07:00Z"/>
          <w:noProof/>
        </w:rPr>
      </w:pPr>
      <w:ins w:id="264" w:author="Bob 3063" w:date="2018-02-02T16:07:00Z">
        <w:r>
          <w:rPr>
            <w:noProof/>
          </w:rPr>
          <w:t xml:space="preserve">Orbitals and electrons for N and H    2 mx  </w:t>
        </w:r>
        <w:r>
          <w:rPr>
            <w:noProof/>
          </w:rPr>
          <w:sym w:font="Wingdings" w:char="F0FC"/>
        </w:r>
        <w:r w:rsidRPr="00132DFC">
          <w:rPr>
            <w:noProof/>
            <w:vertAlign w:val="superscript"/>
            <w:rPrChange w:id="265" w:author="Bob 3063" w:date="2018-02-02T16:07:00Z">
              <w:rPr>
                <w:noProof/>
              </w:rPr>
            </w:rPrChange>
          </w:rPr>
          <w:sym w:font="Wingdings" w:char="F0FC"/>
        </w:r>
        <w:r w:rsidRPr="00132DFC">
          <w:rPr>
            <w:noProof/>
            <w:vertAlign w:val="subscript"/>
            <w:rPrChange w:id="266" w:author="Bob 3063" w:date="2018-02-02T16:07:00Z">
              <w:rPr>
                <w:noProof/>
              </w:rPr>
            </w:rPrChange>
          </w:rPr>
          <w:sym w:font="Wingdings" w:char="F0FB"/>
        </w:r>
        <w:r>
          <w:rPr>
            <w:noProof/>
          </w:rPr>
          <w:t xml:space="preserve">   should be circles … see below … </w:t>
        </w:r>
      </w:ins>
    </w:p>
    <w:p w14:paraId="7B60698B" w14:textId="038459E2" w:rsidR="00132DFC" w:rsidRDefault="00132DFC" w:rsidP="00132DFC">
      <w:pPr>
        <w:rPr>
          <w:ins w:id="267" w:author="Bob 3063" w:date="2018-02-02T16:07:00Z"/>
          <w:noProof/>
        </w:rPr>
      </w:pPr>
      <w:ins w:id="268" w:author="Bob 3063" w:date="2018-02-02T16:07:00Z">
        <w:r>
          <w:rPr>
            <w:noProof/>
          </w:rPr>
          <w:t xml:space="preserve">Labels on orbitals                                 2 mx  </w:t>
        </w:r>
        <w:r>
          <w:rPr>
            <w:noProof/>
          </w:rPr>
          <w:sym w:font="Wingdings" w:char="F0FC"/>
        </w:r>
        <w:r>
          <w:rPr>
            <w:noProof/>
          </w:rPr>
          <w:sym w:font="Wingdings" w:char="F0FC"/>
        </w:r>
      </w:ins>
    </w:p>
    <w:p w14:paraId="3CBDE28C" w14:textId="28DECE1F" w:rsidR="00132DFC" w:rsidRPr="00132DFC" w:rsidRDefault="00132DFC" w:rsidP="00132DFC">
      <w:pPr>
        <w:rPr>
          <w:ins w:id="269" w:author="Bob 3063" w:date="2018-02-02T16:07:00Z"/>
          <w:noProof/>
        </w:rPr>
      </w:pPr>
      <w:ins w:id="270" w:author="Bob 3063" w:date="2018-02-02T16:07:00Z">
        <w:r>
          <w:rPr>
            <w:noProof/>
          </w:rPr>
          <w:t xml:space="preserve">Overlaps                                                1 mk  </w:t>
        </w:r>
        <w:r w:rsidRPr="00132DFC">
          <w:rPr>
            <w:noProof/>
            <w:vertAlign w:val="superscript"/>
            <w:rPrChange w:id="271" w:author="Bob 3063" w:date="2018-02-02T16:07:00Z">
              <w:rPr>
                <w:noProof/>
              </w:rPr>
            </w:rPrChange>
          </w:rPr>
          <w:sym w:font="Wingdings" w:char="F0FC"/>
        </w:r>
        <w:r w:rsidRPr="00132DFC">
          <w:rPr>
            <w:noProof/>
            <w:vertAlign w:val="subscript"/>
            <w:rPrChange w:id="272" w:author="Bob 3063" w:date="2018-02-02T16:07:00Z">
              <w:rPr>
                <w:noProof/>
              </w:rPr>
            </w:rPrChange>
          </w:rPr>
          <w:sym w:font="Wingdings" w:char="F0FB"/>
        </w:r>
        <w:r>
          <w:rPr>
            <w:noProof/>
          </w:rPr>
          <w:t xml:space="preserve">   ruler needed … </w:t>
        </w:r>
      </w:ins>
    </w:p>
    <w:p w14:paraId="1979D986" w14:textId="2C210F97" w:rsidR="00132DFC" w:rsidRDefault="00132DFC" w:rsidP="00132DFC">
      <w:pPr>
        <w:rPr>
          <w:ins w:id="273" w:author="Bob 3063" w:date="2018-02-02T16:08:00Z"/>
          <w:noProof/>
        </w:rPr>
        <w:pPrChange w:id="274" w:author="Bob 3063" w:date="2018-02-02T16:05:00Z">
          <w:pPr>
            <w:pStyle w:val="ListParagraph"/>
            <w:numPr>
              <w:numId w:val="1"/>
            </w:numPr>
            <w:ind w:hanging="360"/>
          </w:pPr>
        </w:pPrChange>
      </w:pPr>
      <w:ins w:id="275" w:author="Bob 3063" w:date="2018-02-02T16:07:00Z">
        <w:r>
          <w:rPr>
            <w:noProof/>
          </w:rPr>
          <w:t xml:space="preserve">=== </w:t>
        </w:r>
      </w:ins>
      <w:ins w:id="276" w:author="Bob 3063" w:date="2018-02-02T16:08:00Z">
        <w:r>
          <w:rPr>
            <w:noProof/>
          </w:rPr>
          <w:t>4</w:t>
        </w:r>
      </w:ins>
      <w:ins w:id="277" w:author="Bob 3063" w:date="2018-02-02T16:07:00Z">
        <w:r>
          <w:rPr>
            <w:noProof/>
          </w:rPr>
          <w:t>/5</w:t>
        </w:r>
      </w:ins>
    </w:p>
    <w:p w14:paraId="1AA47E56" w14:textId="77777777" w:rsidR="0042398D" w:rsidRDefault="0042398D" w:rsidP="00132DFC">
      <w:pPr>
        <w:rPr>
          <w:ins w:id="278" w:author="Bob 3063" w:date="2018-02-02T16:08:00Z"/>
          <w:noProof/>
        </w:rPr>
        <w:pPrChange w:id="279" w:author="Bob 3063" w:date="2018-02-02T16:05:00Z">
          <w:pPr>
            <w:pStyle w:val="ListParagraph"/>
            <w:numPr>
              <w:numId w:val="1"/>
            </w:numPr>
            <w:ind w:hanging="360"/>
          </w:pPr>
        </w:pPrChange>
      </w:pPr>
    </w:p>
    <w:p w14:paraId="338F5886" w14:textId="4EB90777" w:rsidR="0042398D" w:rsidRDefault="0042398D" w:rsidP="00132DFC">
      <w:pPr>
        <w:rPr>
          <w:ins w:id="280" w:author="Bob 3063" w:date="2018-02-02T16:05:00Z"/>
          <w:noProof/>
        </w:rPr>
        <w:pPrChange w:id="281" w:author="Bob 3063" w:date="2018-02-02T16:05:00Z">
          <w:pPr>
            <w:pStyle w:val="ListParagraph"/>
            <w:numPr>
              <w:numId w:val="1"/>
            </w:numPr>
            <w:ind w:hanging="360"/>
          </w:pPr>
        </w:pPrChange>
      </w:pPr>
      <w:ins w:id="282" w:author="Bob 3063" w:date="2018-02-02T16:08:00Z">
        <w:r>
          <w:rPr>
            <w:noProof/>
            <w:lang w:val="en-CA" w:eastAsia="en-CA"/>
          </w:rPr>
          <w:drawing>
            <wp:inline distT="0" distB="0" distL="0" distR="0" wp14:anchorId="2B603FD7" wp14:editId="0F368D91">
              <wp:extent cx="5943600" cy="278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rPenc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ins>
    </w:p>
    <w:p w14:paraId="729AA88B" w14:textId="197781F7" w:rsidR="00132DFC" w:rsidRDefault="00132DFC" w:rsidP="00132DFC">
      <w:pPr>
        <w:rPr>
          <w:ins w:id="283" w:author="Bob 3063" w:date="2018-02-02T16:05:00Z"/>
          <w:noProof/>
        </w:rPr>
        <w:pPrChange w:id="284" w:author="Bob 3063" w:date="2018-02-02T16:05:00Z">
          <w:pPr>
            <w:pStyle w:val="ListParagraph"/>
            <w:numPr>
              <w:numId w:val="1"/>
            </w:numPr>
            <w:ind w:hanging="360"/>
          </w:pPr>
        </w:pPrChange>
      </w:pPr>
      <w:ins w:id="285" w:author="Bob 3063" w:date="2018-02-02T16:07:00Z">
        <w:r>
          <w:rPr>
            <w:noProof/>
          </w:rPr>
          <w:lastRenderedPageBreak/>
          <w:br/>
        </w:r>
        <w:r>
          <w:rPr>
            <w:noProof/>
            <w:lang w:val="en-CA" w:eastAsia="en-CA"/>
          </w:rPr>
          <w:drawing>
            <wp:inline distT="0" distB="0" distL="0" distR="0" wp14:anchorId="631419CA" wp14:editId="7CBE5072">
              <wp:extent cx="4143375" cy="3819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bitalsOverlap.jpg"/>
                      <pic:cNvPicPr/>
                    </pic:nvPicPr>
                    <pic:blipFill>
                      <a:blip r:embed="rId10">
                        <a:extLst>
                          <a:ext uri="{28A0092B-C50C-407E-A947-70E740481C1C}">
                            <a14:useLocalDpi xmlns:a14="http://schemas.microsoft.com/office/drawing/2010/main" val="0"/>
                          </a:ext>
                        </a:extLst>
                      </a:blip>
                      <a:stretch>
                        <a:fillRect/>
                      </a:stretch>
                    </pic:blipFill>
                    <pic:spPr>
                      <a:xfrm>
                        <a:off x="0" y="0"/>
                        <a:ext cx="4143375" cy="3819525"/>
                      </a:xfrm>
                      <a:prstGeom prst="rect">
                        <a:avLst/>
                      </a:prstGeom>
                    </pic:spPr>
                  </pic:pic>
                </a:graphicData>
              </a:graphic>
            </wp:inline>
          </w:drawing>
        </w:r>
      </w:ins>
      <w:ins w:id="286" w:author="Bob 3063" w:date="2018-02-02T16:08:00Z">
        <w:r w:rsidR="0042398D">
          <w:rPr>
            <w:noProof/>
          </w:rPr>
          <w:br/>
        </w:r>
        <w:r w:rsidR="0042398D">
          <w:rPr>
            <w:noProof/>
          </w:rPr>
          <w:br/>
        </w:r>
        <w:r w:rsidR="0042398D">
          <w:rPr>
            <w:noProof/>
            <w:lang w:val="en-CA" w:eastAsia="en-CA"/>
          </w:rPr>
          <w:lastRenderedPageBreak/>
          <w:drawing>
            <wp:inline distT="0" distB="0" distL="0" distR="0" wp14:anchorId="18C1A3AE" wp14:editId="2ADBEABB">
              <wp:extent cx="5943600" cy="4225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rcl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ins>
      <w:ins w:id="287" w:author="Bob 3063" w:date="2018-02-02T16:07:00Z">
        <w:r>
          <w:rPr>
            <w:noProof/>
          </w:rPr>
          <w:br/>
        </w:r>
      </w:ins>
    </w:p>
    <w:p w14:paraId="3240C58C" w14:textId="0DDD8D2C" w:rsidR="00EB5F94" w:rsidRDefault="00EB5F94">
      <w:pPr>
        <w:rPr>
          <w:ins w:id="288" w:author="Bob 3063" w:date="2018-02-02T16:08:00Z"/>
          <w:noProof/>
        </w:rPr>
      </w:pPr>
      <w:ins w:id="289" w:author="Bob 3063" w:date="2018-02-02T16:08:00Z">
        <w:r>
          <w:rPr>
            <w:noProof/>
          </w:rPr>
          <w:br w:type="page"/>
        </w:r>
      </w:ins>
    </w:p>
    <w:p w14:paraId="077D8849" w14:textId="77777777" w:rsidR="00132DFC" w:rsidRPr="00132DFC" w:rsidRDefault="00132DFC" w:rsidP="00132DFC">
      <w:pPr>
        <w:rPr>
          <w:noProof/>
          <w:rPrChange w:id="290" w:author="Bob 3063" w:date="2018-02-02T16:05:00Z">
            <w:rPr/>
          </w:rPrChange>
        </w:rPr>
        <w:pPrChange w:id="291" w:author="Bob 3063" w:date="2018-02-02T16:05:00Z">
          <w:pPr>
            <w:pStyle w:val="ListParagraph"/>
            <w:numPr>
              <w:numId w:val="1"/>
            </w:numPr>
            <w:ind w:hanging="360"/>
          </w:pPr>
        </w:pPrChange>
      </w:pPr>
    </w:p>
    <w:p w14:paraId="591CE316" w14:textId="7CCD948F" w:rsidR="006E5EAD" w:rsidRPr="00F13C17" w:rsidRDefault="006E5EAD" w:rsidP="0090402F">
      <w:pPr>
        <w:pStyle w:val="ListParagraph"/>
        <w:numPr>
          <w:ilvl w:val="0"/>
          <w:numId w:val="1"/>
        </w:numPr>
        <w:rPr>
          <w:rPrChange w:id="292" w:author="Bob 3063" w:date="2018-02-02T15:52:00Z">
            <w:rPr/>
          </w:rPrChange>
        </w:rPr>
      </w:pPr>
      <w:r w:rsidRPr="00F13C17">
        <w:rPr>
          <w:rPrChange w:id="293" w:author="Bob 3063" w:date="2018-02-02T15:52:00Z">
            <w:rPr/>
          </w:rPrChange>
        </w:rPr>
        <w:t>Draw the Lewis structure and structural formula for:</w:t>
      </w:r>
    </w:p>
    <w:p w14:paraId="4440962A" w14:textId="0BE8E585" w:rsidR="006E5EAD" w:rsidRPr="00132DFC" w:rsidRDefault="00EB5F94" w:rsidP="006E5EAD">
      <w:pPr>
        <w:pStyle w:val="ListParagraph"/>
        <w:numPr>
          <w:ilvl w:val="1"/>
          <w:numId w:val="1"/>
        </w:numPr>
      </w:pPr>
      <w:ins w:id="294" w:author="Bob 3063" w:date="2018-02-02T16:11:00Z">
        <w:r>
          <w:rPr>
            <w:noProof/>
            <w:lang w:val="en-CA" w:eastAsia="en-CA"/>
          </w:rPr>
          <mc:AlternateContent>
            <mc:Choice Requires="wps">
              <w:drawing>
                <wp:anchor distT="0" distB="0" distL="114300" distR="114300" simplePos="0" relativeHeight="251659264" behindDoc="0" locked="0" layoutInCell="1" allowOverlap="1" wp14:anchorId="00B9D3FF" wp14:editId="39058A6C">
                  <wp:simplePos x="0" y="0"/>
                  <wp:positionH relativeFrom="column">
                    <wp:posOffset>2552699</wp:posOffset>
                  </wp:positionH>
                  <wp:positionV relativeFrom="paragraph">
                    <wp:posOffset>1715770</wp:posOffset>
                  </wp:positionV>
                  <wp:extent cx="1476375" cy="752475"/>
                  <wp:effectExtent l="0" t="0" r="66675" b="47625"/>
                  <wp:wrapNone/>
                  <wp:docPr id="15" name="Straight Arrow Connector 15"/>
                  <wp:cNvGraphicFramePr/>
                  <a:graphic xmlns:a="http://schemas.openxmlformats.org/drawingml/2006/main">
                    <a:graphicData uri="http://schemas.microsoft.com/office/word/2010/wordprocessingShape">
                      <wps:wsp>
                        <wps:cNvCnPr/>
                        <wps:spPr>
                          <a:xfrm>
                            <a:off x="0" y="0"/>
                            <a:ext cx="1476375" cy="752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767B78" id="_x0000_t32" coordsize="21600,21600" o:spt="32" o:oned="t" path="m,l21600,21600e" filled="f">
                  <v:path arrowok="t" fillok="f" o:connecttype="none"/>
                  <o:lock v:ext="edit" shapetype="t"/>
                </v:shapetype>
                <v:shape id="Straight Arrow Connector 15" o:spid="_x0000_s1026" type="#_x0000_t32" style="position:absolute;margin-left:201pt;margin-top:135.1pt;width:116.25pt;height:59.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" strokecolor="black [3200]" strokeweight="1.5pt">
                  <v:stroke endarrow="block" joinstyle="miter"/>
                </v:shape>
              </w:pict>
            </mc:Fallback>
          </mc:AlternateContent>
        </w:r>
      </w:ins>
      <w:r w:rsidR="006E5EAD" w:rsidRPr="00EB5F94">
        <w:t>HCN</w:t>
      </w:r>
      <w:r w:rsidR="00DE13E5" w:rsidRPr="00EB5F94">
        <w:br/>
      </w:r>
      <w:r w:rsidR="00F53F82" w:rsidRPr="00CD4B14">
        <w:br/>
      </w:r>
      <w:r w:rsidR="00F53F82" w:rsidRPr="00132DFC">
        <w:rPr>
          <w:noProof/>
          <w:lang w:val="en-CA" w:eastAsia="en-CA"/>
        </w:rPr>
        <w:drawing>
          <wp:inline distT="0" distB="0" distL="0" distR="0" wp14:anchorId="398053C5" wp14:editId="120C8CB5">
            <wp:extent cx="5934075" cy="142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75C920D7" w14:textId="6892FC3E" w:rsidR="00EB5F94" w:rsidRDefault="006E5EAD" w:rsidP="006E5EAD">
      <w:pPr>
        <w:pStyle w:val="ListParagraph"/>
        <w:numPr>
          <w:ilvl w:val="1"/>
          <w:numId w:val="1"/>
        </w:numPr>
        <w:rPr>
          <w:ins w:id="295" w:author="Bob 3063" w:date="2018-02-02T16:09:00Z"/>
        </w:rPr>
      </w:pPr>
      <m:oMath>
        <m:r>
          <w:rPr>
            <w:rFonts w:ascii="Cambria Math" w:hAnsi="Cambria Math"/>
          </w:rPr>
          <m:t>S</m:t>
        </m:r>
        <m:sSup>
          <m:sSupPr>
            <m:ctrlPr>
              <w:ins w:id="296" w:author="Bob 3063" w:date="2018-02-02T15:50:00Z">
                <w:rPr>
                  <w:rFonts w:ascii="Cambria Math" w:hAnsi="Cambria Math"/>
                  <w:i/>
                </w:rPr>
              </w:ins>
            </m:ctrlPr>
          </m:sSupPr>
          <m:e>
            <m:sSub>
              <m:sSubPr>
                <m:ctrlPr>
                  <w:ins w:id="297" w:author="Bob 3063" w:date="2018-02-02T15:50:00Z">
                    <w:rPr>
                      <w:rFonts w:ascii="Cambria Math" w:hAnsi="Cambria Math"/>
                      <w:i/>
                    </w:rPr>
                  </w:ins>
                </m:ctrlPr>
              </m:sSubPr>
              <m:e>
                <m:r>
                  <w:rPr>
                    <w:rFonts w:ascii="Cambria Math" w:hAnsi="Cambria Math"/>
                  </w:rPr>
                  <m:t>O</m:t>
                </m:r>
              </m:e>
              <m:sub>
                <m:r>
                  <w:rPr>
                    <w:rFonts w:ascii="Cambria Math" w:hAnsi="Cambria Math"/>
                  </w:rPr>
                  <m:t>3</m:t>
                </m:r>
              </m:sub>
            </m:sSub>
          </m:e>
          <m:sup>
            <m:r>
              <w:rPr>
                <w:rFonts w:ascii="Cambria Math" w:hAnsi="Cambria Math"/>
              </w:rPr>
              <m:t>2-</m:t>
            </m:r>
          </m:sup>
        </m:sSup>
      </m:oMath>
      <w:r w:rsidR="00DE13E5" w:rsidRPr="00132DFC">
        <w:br/>
      </w:r>
      <w:r w:rsidR="00DE13E5" w:rsidRPr="00132DFC">
        <w:rPr>
          <w:noProof/>
          <w:lang w:val="en-CA" w:eastAsia="en-CA"/>
        </w:rPr>
        <w:drawing>
          <wp:inline distT="0" distB="0" distL="0" distR="0" wp14:anchorId="6CFF194F" wp14:editId="17FA9EB5">
            <wp:extent cx="5934075" cy="2781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A477186" w14:textId="77777777" w:rsidR="00EB5F94" w:rsidRDefault="00EB5F94" w:rsidP="00EB5F94">
      <w:pPr>
        <w:rPr>
          <w:ins w:id="298" w:author="Bob 3063" w:date="2018-02-02T16:09:00Z"/>
        </w:rPr>
      </w:pPr>
      <w:ins w:id="299" w:author="Bob 3063" w:date="2018-02-02T16:09:00Z">
        <w:r>
          <w:br w:type="page"/>
        </w:r>
        <w:proofErr w:type="gramStart"/>
        <w:r>
          <w:lastRenderedPageBreak/>
          <w:t>05  Lewis</w:t>
        </w:r>
        <w:proofErr w:type="gramEnd"/>
        <w:r>
          <w:t xml:space="preserve"> and Structural</w:t>
        </w:r>
      </w:ins>
    </w:p>
    <w:p w14:paraId="41DADADA" w14:textId="6C233ED0" w:rsidR="00EB5F94" w:rsidRPr="00EB5F94" w:rsidRDefault="00EB5F94" w:rsidP="00EB5F94">
      <w:pPr>
        <w:rPr>
          <w:ins w:id="300" w:author="Bob 3063" w:date="2018-02-02T16:09:00Z"/>
        </w:rPr>
      </w:pPr>
      <w:proofErr w:type="gramStart"/>
      <w:ins w:id="301" w:author="Bob 3063" w:date="2018-02-02T16:09:00Z">
        <w:r>
          <w:t>a.  HCN</w:t>
        </w:r>
        <w:proofErr w:type="gramEnd"/>
        <w:r>
          <w:t xml:space="preserve">  Lewis               2 mx  </w:t>
        </w:r>
        <w:r>
          <w:sym w:font="Wingdings" w:char="F0FC"/>
        </w:r>
        <w:r w:rsidRPr="00EB5F94">
          <w:rPr>
            <w:vertAlign w:val="superscript"/>
            <w:rPrChange w:id="302" w:author="Bob 3063" w:date="2018-02-02T16:09:00Z">
              <w:rPr/>
            </w:rPrChange>
          </w:rPr>
          <w:sym w:font="Wingdings" w:char="F0FC"/>
        </w:r>
        <w:r w:rsidRPr="00EB5F94">
          <w:rPr>
            <w:vertAlign w:val="subscript"/>
            <w:rPrChange w:id="303" w:author="Bob 3063" w:date="2018-02-02T16:09:00Z">
              <w:rPr/>
            </w:rPrChange>
          </w:rPr>
          <w:sym w:font="Wingdings" w:char="F0FB"/>
        </w:r>
        <w:r>
          <w:t xml:space="preserve">   </w:t>
        </w:r>
        <w:proofErr w:type="spellStart"/>
        <w:r>
          <w:t>e</w:t>
        </w:r>
        <w:proofErr w:type="spellEnd"/>
        <w:r>
          <w:t xml:space="preserve"> should be between the C and N … </w:t>
        </w:r>
      </w:ins>
    </w:p>
    <w:p w14:paraId="040AA761" w14:textId="707A225B" w:rsidR="00EB5F94" w:rsidRDefault="00EB5F94" w:rsidP="00EB5F94">
      <w:pPr>
        <w:rPr>
          <w:ins w:id="304" w:author="Bob 3063" w:date="2018-02-02T16:09:00Z"/>
        </w:rPr>
      </w:pPr>
      <w:ins w:id="305" w:author="Bob 3063" w:date="2018-02-02T16:09:00Z">
        <w:r>
          <w:t xml:space="preserve">     </w:t>
        </w:r>
        <w:proofErr w:type="gramStart"/>
        <w:r>
          <w:t>HCN  Structural</w:t>
        </w:r>
        <w:proofErr w:type="gramEnd"/>
        <w:r>
          <w:t xml:space="preserve">       2 mx  </w:t>
        </w:r>
      </w:ins>
      <w:ins w:id="306" w:author="Bob 3063" w:date="2018-02-02T16:10:00Z">
        <w:r>
          <w:sym w:font="Wingdings" w:char="F0FC"/>
        </w:r>
        <w:r w:rsidRPr="00EB5F94">
          <w:rPr>
            <w:vertAlign w:val="superscript"/>
            <w:rPrChange w:id="307" w:author="Bob 3063" w:date="2018-02-02T16:10:00Z">
              <w:rPr/>
            </w:rPrChange>
          </w:rPr>
          <w:sym w:font="Wingdings" w:char="F0FC"/>
        </w:r>
        <w:r w:rsidRPr="00EB5F94">
          <w:rPr>
            <w:vertAlign w:val="subscript"/>
            <w:rPrChange w:id="308" w:author="Bob 3063" w:date="2018-02-02T16:10:00Z">
              <w:rPr/>
            </w:rPrChange>
          </w:rPr>
          <w:sym w:font="Wingdings" w:char="F0FB"/>
        </w:r>
        <w:r>
          <w:t xml:space="preserve">   no brackets needed … </w:t>
        </w:r>
      </w:ins>
    </w:p>
    <w:p w14:paraId="27C3E0F9" w14:textId="4802FCB4" w:rsidR="00EB5F94" w:rsidRDefault="00EB5F94" w:rsidP="00EB5F94">
      <w:pPr>
        <w:rPr>
          <w:ins w:id="309" w:author="Bob 3063" w:date="2018-02-02T16:09:00Z"/>
        </w:rPr>
      </w:pPr>
      <w:proofErr w:type="gramStart"/>
      <w:ins w:id="310" w:author="Bob 3063" w:date="2018-02-02T16:09:00Z">
        <w:r>
          <w:t>b.  SO</w:t>
        </w:r>
        <w:r>
          <w:rPr>
            <w:vertAlign w:val="subscript"/>
          </w:rPr>
          <w:t>3</w:t>
        </w:r>
        <w:proofErr w:type="gramEnd"/>
        <w:r>
          <w:rPr>
            <w:vertAlign w:val="superscript"/>
          </w:rPr>
          <w:t>-2</w:t>
        </w:r>
        <w:r>
          <w:t xml:space="preserve">   Lewis               2 mx  </w:t>
        </w:r>
      </w:ins>
      <w:ins w:id="311" w:author="Bob 3063" w:date="2018-02-02T16:10:00Z">
        <w:r>
          <w:sym w:font="Wingdings" w:char="F0FC"/>
        </w:r>
        <w:r>
          <w:sym w:font="Wingdings" w:char="F0FB"/>
        </w:r>
        <w:r>
          <w:t xml:space="preserve">  Brackets and charge needed here.  </w:t>
        </w:r>
      </w:ins>
    </w:p>
    <w:p w14:paraId="209A74CB" w14:textId="01C91637" w:rsidR="00EB5F94" w:rsidRPr="00EB5F94" w:rsidRDefault="00EB5F94" w:rsidP="00EB5F94">
      <w:pPr>
        <w:rPr>
          <w:ins w:id="312" w:author="Bob 3063" w:date="2018-02-02T16:09:00Z"/>
        </w:rPr>
      </w:pPr>
      <w:ins w:id="313" w:author="Bob 3063" w:date="2018-02-02T16:09:00Z">
        <w:r>
          <w:t xml:space="preserve">     SO</w:t>
        </w:r>
        <w:r>
          <w:rPr>
            <w:vertAlign w:val="subscript"/>
          </w:rPr>
          <w:t>3</w:t>
        </w:r>
        <w:r>
          <w:rPr>
            <w:vertAlign w:val="superscript"/>
          </w:rPr>
          <w:t>-</w:t>
        </w:r>
        <w:proofErr w:type="gramStart"/>
        <w:r>
          <w:rPr>
            <w:vertAlign w:val="superscript"/>
          </w:rPr>
          <w:t>2</w:t>
        </w:r>
        <w:r>
          <w:t xml:space="preserve">  Structural</w:t>
        </w:r>
        <w:proofErr w:type="gramEnd"/>
        <w:r>
          <w:t xml:space="preserve">        2 mx  </w:t>
        </w:r>
      </w:ins>
      <w:ins w:id="314" w:author="Bob 3063" w:date="2018-02-02T16:11:00Z">
        <w:r>
          <w:sym w:font="Wingdings" w:char="F0FC"/>
        </w:r>
        <w:r w:rsidRPr="00EB5F94">
          <w:rPr>
            <w:vertAlign w:val="superscript"/>
            <w:rPrChange w:id="315" w:author="Bob 3063" w:date="2018-02-02T16:11:00Z">
              <w:rPr/>
            </w:rPrChange>
          </w:rPr>
          <w:sym w:font="Wingdings" w:char="F0FC"/>
        </w:r>
        <w:r w:rsidRPr="00EB5F94">
          <w:rPr>
            <w:vertAlign w:val="subscript"/>
            <w:rPrChange w:id="316" w:author="Bob 3063" w:date="2018-02-02T16:11:00Z">
              <w:rPr/>
            </w:rPrChange>
          </w:rPr>
          <w:sym w:font="Wingdings" w:char="F0FB"/>
        </w:r>
        <w:r>
          <w:t xml:space="preserve">   extra </w:t>
        </w:r>
        <w:proofErr w:type="spellStart"/>
        <w:r>
          <w:t>neg</w:t>
        </w:r>
        <w:proofErr w:type="spellEnd"/>
        <w:r>
          <w:t xml:space="preserve"> sign?  Tidy brackets … </w:t>
        </w:r>
      </w:ins>
    </w:p>
    <w:p w14:paraId="607F5C65" w14:textId="1A65FED2" w:rsidR="00EB5F94" w:rsidRDefault="00EB5F94" w:rsidP="00EB5F94">
      <w:pPr>
        <w:rPr>
          <w:ins w:id="317" w:author="Bob 3063" w:date="2018-02-02T16:09:00Z"/>
        </w:rPr>
      </w:pPr>
      <w:ins w:id="318" w:author="Bob 3063" w:date="2018-02-02T16:09:00Z">
        <w:r>
          <w:t xml:space="preserve">=== </w:t>
        </w:r>
      </w:ins>
      <w:ins w:id="319" w:author="Bob 3063" w:date="2018-02-02T16:11:00Z">
        <w:r>
          <w:t>5.5</w:t>
        </w:r>
      </w:ins>
      <w:ins w:id="320" w:author="Bob 3063" w:date="2018-02-02T16:09:00Z">
        <w:r>
          <w:t>/8</w:t>
        </w:r>
      </w:ins>
    </w:p>
    <w:p w14:paraId="110887EE" w14:textId="77777777" w:rsidR="00EB5F94" w:rsidRDefault="00EB5F94" w:rsidP="00EB5F94">
      <w:pPr>
        <w:rPr>
          <w:ins w:id="321" w:author="Bob 3063" w:date="2018-02-02T16:09:00Z"/>
        </w:rPr>
      </w:pPr>
    </w:p>
    <w:p w14:paraId="0F5364E5" w14:textId="77777777" w:rsidR="00EB5F94" w:rsidRDefault="00EB5F94" w:rsidP="00EB5F94">
      <w:pPr>
        <w:rPr>
          <w:ins w:id="322" w:author="Bob 3063" w:date="2018-02-02T16:09:00Z"/>
        </w:rPr>
      </w:pPr>
      <w:ins w:id="323" w:author="Bob 3063" w:date="2018-02-02T16:09:00Z">
        <w:r>
          <w:t xml:space="preserve">For formal charge and resonant structure of the </w:t>
        </w:r>
        <w:proofErr w:type="spellStart"/>
        <w:r>
          <w:t>sulphite</w:t>
        </w:r>
        <w:proofErr w:type="spellEnd"/>
        <w:r>
          <w:t xml:space="preserve"> ion:</w:t>
        </w:r>
      </w:ins>
    </w:p>
    <w:p w14:paraId="69E3D4ED" w14:textId="0D5257D9" w:rsidR="00EB5F94" w:rsidRDefault="00EB5F94" w:rsidP="00EB5F94">
      <w:pPr>
        <w:rPr>
          <w:ins w:id="324" w:author="Bob 3063" w:date="2018-02-02T16:09:00Z"/>
        </w:rPr>
      </w:pPr>
      <w:ins w:id="325" w:author="Bob 3063" w:date="2018-02-02T16:09:00Z">
        <w:r>
          <w:t>https://www.youtube.com/watch?v=JUt84_zUxck</w:t>
        </w:r>
        <w:r>
          <w:br/>
        </w:r>
        <w:r>
          <w:br/>
        </w:r>
        <w:r>
          <w:br/>
        </w:r>
      </w:ins>
    </w:p>
    <w:p w14:paraId="7C3DC3F1" w14:textId="77777777" w:rsidR="006E5EAD" w:rsidRPr="00132DFC" w:rsidRDefault="006E5EAD" w:rsidP="006E5EAD">
      <w:pPr>
        <w:pStyle w:val="ListParagraph"/>
        <w:numPr>
          <w:ilvl w:val="1"/>
          <w:numId w:val="1"/>
        </w:numPr>
      </w:pPr>
    </w:p>
    <w:p w14:paraId="11A495CC" w14:textId="04F138BF" w:rsidR="00307F40" w:rsidRPr="00CD4B14" w:rsidRDefault="00307F40" w:rsidP="00307F40">
      <w:pPr>
        <w:pStyle w:val="ListParagraph"/>
        <w:numPr>
          <w:ilvl w:val="0"/>
          <w:numId w:val="1"/>
        </w:numPr>
      </w:pPr>
      <w:r w:rsidRPr="00EB5F94">
        <w:t>Experimental evidence suggests that the nitrogen atom in ammonia</w:t>
      </w:r>
      <w:proofErr w:type="gramStart"/>
      <w:r w:rsidRPr="00EB5F94">
        <w:t xml:space="preserve">, </w:t>
      </w:r>
      <w:proofErr w:type="gramEnd"/>
      <m:oMath>
        <m:r>
          <w:rPr>
            <w:rFonts w:ascii="Cambria Math" w:hAnsi="Cambria Math"/>
          </w:rPr>
          <m:t>N</m:t>
        </m:r>
        <m:sSub>
          <m:sSubPr>
            <m:ctrlPr>
              <w:ins w:id="326" w:author="Bob 3063" w:date="2018-02-02T15:50:00Z">
                <w:rPr>
                  <w:rFonts w:ascii="Cambria Math" w:hAnsi="Cambria Math"/>
                  <w:i/>
                </w:rPr>
              </w:ins>
            </m:ctrlPr>
          </m:sSubPr>
          <m:e>
            <m:r>
              <w:rPr>
                <w:rFonts w:ascii="Cambria Math" w:hAnsi="Cambria Math"/>
              </w:rPr>
              <m:t>H</m:t>
            </m:r>
          </m:e>
          <m:sub>
            <m:r>
              <w:rPr>
                <w:rFonts w:ascii="Cambria Math" w:hAnsi="Cambria Math"/>
              </w:rPr>
              <m:t>3</m:t>
            </m:r>
          </m:sub>
        </m:sSub>
      </m:oMath>
      <w:r w:rsidR="008A00B9" w:rsidRPr="00EB5F94">
        <w:t>, has four identical orbitals in the shape of a pyramid or tetrahedron.</w:t>
      </w:r>
    </w:p>
    <w:p w14:paraId="5261972B" w14:textId="423E1C1B" w:rsidR="008A00B9" w:rsidRPr="00F13C17" w:rsidRDefault="008A00B9" w:rsidP="008A00B9">
      <w:pPr>
        <w:pStyle w:val="ListParagraph"/>
        <w:numPr>
          <w:ilvl w:val="1"/>
          <w:numId w:val="1"/>
        </w:numPr>
        <w:rPr>
          <w:rPrChange w:id="327" w:author="Bob 3063" w:date="2018-02-02T15:52:00Z">
            <w:rPr/>
          </w:rPrChange>
        </w:rPr>
      </w:pPr>
      <w:r w:rsidRPr="00F13C17">
        <w:rPr>
          <w:rPrChange w:id="328" w:author="Bob 3063" w:date="2018-02-02T15:52:00Z">
            <w:rPr/>
          </w:rPrChange>
        </w:rPr>
        <w:t>Draw an energy-level diagram to show the formation of these hybrid orbitals.</w:t>
      </w:r>
    </w:p>
    <w:p w14:paraId="63C920B5" w14:textId="5F558080" w:rsidR="00F53F82" w:rsidRPr="00F13C17" w:rsidRDefault="00F53F82" w:rsidP="00F53F82">
      <w:pPr>
        <w:rPr>
          <w:rPrChange w:id="329" w:author="Bob 3063" w:date="2018-02-02T15:52:00Z">
            <w:rPr/>
          </w:rPrChange>
        </w:rPr>
      </w:pPr>
    </w:p>
    <w:p w14:paraId="6E2F9F90" w14:textId="65BE8547" w:rsidR="00F53F82" w:rsidRPr="00F13C17" w:rsidRDefault="00F53F82" w:rsidP="00F53F82">
      <w:pPr>
        <w:ind w:left="1440"/>
      </w:pPr>
      <w:r w:rsidRPr="00F13C17">
        <w:rPr>
          <w:noProof/>
          <w:lang w:val="en-CA" w:eastAsia="en-CA"/>
        </w:rPr>
        <w:drawing>
          <wp:inline distT="0" distB="0" distL="0" distR="0" wp14:anchorId="1A226B1E" wp14:editId="4962936C">
            <wp:extent cx="594360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69B4CF74" w14:textId="4462C335" w:rsidR="008A00B9" w:rsidRPr="00CD4B14" w:rsidRDefault="008A00B9" w:rsidP="008A00B9">
      <w:pPr>
        <w:pStyle w:val="ListParagraph"/>
        <w:numPr>
          <w:ilvl w:val="1"/>
          <w:numId w:val="1"/>
        </w:numPr>
      </w:pPr>
      <w:r w:rsidRPr="00EB5F94">
        <w:t xml:space="preserve">Name the type of hybrid orbitals found </w:t>
      </w:r>
      <w:proofErr w:type="gramStart"/>
      <w:r w:rsidRPr="00EB5F94">
        <w:t xml:space="preserve">in </w:t>
      </w:r>
      <w:proofErr w:type="gramEnd"/>
      <m:oMath>
        <m:r>
          <w:rPr>
            <w:rFonts w:ascii="Cambria Math" w:hAnsi="Cambria Math"/>
          </w:rPr>
          <m:t>N</m:t>
        </m:r>
        <m:sSub>
          <m:sSubPr>
            <m:ctrlPr>
              <w:ins w:id="330" w:author="Bob 3063" w:date="2018-02-02T15:50:00Z">
                <w:rPr>
                  <w:rFonts w:ascii="Cambria Math" w:hAnsi="Cambria Math"/>
                  <w:i/>
                </w:rPr>
              </w:ins>
            </m:ctrlPr>
          </m:sSubPr>
          <m:e>
            <m:r>
              <w:rPr>
                <w:rFonts w:ascii="Cambria Math" w:hAnsi="Cambria Math"/>
              </w:rPr>
              <m:t>H</m:t>
            </m:r>
          </m:e>
          <m:sub>
            <m:r>
              <w:rPr>
                <w:rFonts w:ascii="Cambria Math" w:hAnsi="Cambria Math"/>
              </w:rPr>
              <m:t>3</m:t>
            </m:r>
          </m:sub>
        </m:sSub>
      </m:oMath>
      <w:r w:rsidRPr="00EB5F94">
        <w:t>. Of the four hybrid orbitals on the N atom, how many will take part in bonding? Explain.</w:t>
      </w:r>
    </w:p>
    <w:p w14:paraId="1651AABC" w14:textId="77777777" w:rsidR="00823010" w:rsidRPr="00F13C17" w:rsidRDefault="00823010" w:rsidP="00823010">
      <w:pPr>
        <w:ind w:left="1440"/>
        <w:rPr>
          <w:rPrChange w:id="331" w:author="Bob 3063" w:date="2018-02-02T15:52:00Z">
            <w:rPr/>
          </w:rPrChange>
        </w:rPr>
      </w:pPr>
    </w:p>
    <w:p w14:paraId="053C5E86" w14:textId="59BE0945" w:rsidR="00823010" w:rsidRPr="00F13C17" w:rsidRDefault="0032298C" w:rsidP="00823010">
      <w:pPr>
        <w:ind w:left="1440"/>
        <w:rPr>
          <w:rPrChange w:id="332" w:author="Bob 3063" w:date="2018-02-02T15:52:00Z">
            <w:rPr>
              <w:color w:val="FF0000"/>
            </w:rPr>
          </w:rPrChange>
        </w:rPr>
      </w:pPr>
      <w:r w:rsidRPr="00F13C17">
        <w:rPr>
          <w:rPrChange w:id="333" w:author="Bob 3063" w:date="2018-02-02T15:52:00Z">
            <w:rPr>
              <w:color w:val="FF0000"/>
            </w:rPr>
          </w:rPrChange>
        </w:rPr>
        <w:t xml:space="preserve">The name of the type of orbital is </w:t>
      </w:r>
      <m:oMath>
        <m:r>
          <w:rPr>
            <w:rFonts w:ascii="Cambria Math" w:hAnsi="Cambria Math"/>
            <w:rPrChange w:id="334" w:author="Bob 3063" w:date="2018-02-02T15:52:00Z">
              <w:rPr>
                <w:rFonts w:ascii="Cambria Math" w:hAnsi="Cambria Math"/>
                <w:color w:val="FF0000"/>
              </w:rPr>
            </w:rPrChange>
          </w:rPr>
          <m:t>s</m:t>
        </m:r>
        <m:sSup>
          <m:sSupPr>
            <m:ctrlPr>
              <w:ins w:id="335" w:author="Bob 3063" w:date="2018-02-02T15:50:00Z">
                <w:rPr>
                  <w:rFonts w:ascii="Cambria Math" w:hAnsi="Cambria Math"/>
                  <w:i/>
                  <w:rPrChange w:id="336" w:author="Bob 3063" w:date="2018-02-02T15:52:00Z">
                    <w:rPr>
                      <w:rFonts w:ascii="Cambria Math" w:hAnsi="Cambria Math"/>
                      <w:i/>
                      <w:color w:val="FF0000"/>
                    </w:rPr>
                  </w:rPrChange>
                </w:rPr>
              </w:ins>
            </m:ctrlPr>
          </m:sSupPr>
          <m:e>
            <m:r>
              <w:rPr>
                <w:rFonts w:ascii="Cambria Math" w:hAnsi="Cambria Math"/>
                <w:rPrChange w:id="337" w:author="Bob 3063" w:date="2018-02-02T15:52:00Z">
                  <w:rPr>
                    <w:rFonts w:ascii="Cambria Math" w:hAnsi="Cambria Math"/>
                    <w:color w:val="FF0000"/>
                  </w:rPr>
                </w:rPrChange>
              </w:rPr>
              <m:t>p</m:t>
            </m:r>
          </m:e>
          <m:sup>
            <m:r>
              <w:rPr>
                <w:rFonts w:ascii="Cambria Math" w:hAnsi="Cambria Math"/>
                <w:rPrChange w:id="338" w:author="Bob 3063" w:date="2018-02-02T15:52:00Z">
                  <w:rPr>
                    <w:rFonts w:ascii="Cambria Math" w:hAnsi="Cambria Math"/>
                    <w:color w:val="FF0000"/>
                  </w:rPr>
                </w:rPrChange>
              </w:rPr>
              <m:t>3</m:t>
            </m:r>
          </m:sup>
        </m:sSup>
      </m:oMath>
      <w:r w:rsidRPr="00F13C17">
        <w:rPr>
          <w:rPrChange w:id="339" w:author="Bob 3063" w:date="2018-02-02T15:52:00Z">
            <w:rPr>
              <w:color w:val="FF0000"/>
            </w:rPr>
          </w:rPrChange>
        </w:rPr>
        <w:t xml:space="preserve"> orbital. Three of the four hybrid orbitals on the N atom will take part in bonding because there are three unfilled valent orbitals on the N atom, and 1 valent electrons on the three H atoms.</w:t>
      </w:r>
    </w:p>
    <w:p w14:paraId="3145B1AD" w14:textId="77777777" w:rsidR="0032298C" w:rsidRPr="00F13C17" w:rsidRDefault="0032298C" w:rsidP="00823010">
      <w:pPr>
        <w:ind w:left="1440"/>
      </w:pPr>
    </w:p>
    <w:p w14:paraId="30799C02" w14:textId="667DFE28" w:rsidR="008A00B9" w:rsidRPr="00132DFC" w:rsidRDefault="008A00B9" w:rsidP="008A00B9">
      <w:pPr>
        <w:pStyle w:val="ListParagraph"/>
        <w:numPr>
          <w:ilvl w:val="1"/>
          <w:numId w:val="1"/>
        </w:numPr>
      </w:pPr>
      <w:r w:rsidRPr="00CD4B14">
        <w:t xml:space="preserve">Draw for yourself the energy-level diagram showing the hybrid </w:t>
      </w:r>
      <w:r w:rsidRPr="00006FB5">
        <w:t xml:space="preserve">orbitals formed in the C atom when it bonds. Now look at those hybrid orbitals and those of the N </w:t>
      </w:r>
      <w:r w:rsidR="00C91115" w:rsidRPr="00F13C17">
        <w:rPr>
          <w:rPrChange w:id="340" w:author="Bob 3063" w:date="2018-02-02T15:52:00Z">
            <w:rPr/>
          </w:rPrChange>
        </w:rPr>
        <w:t>atom and</w:t>
      </w:r>
      <w:r w:rsidRPr="00F13C17">
        <w:rPr>
          <w:rPrChange w:id="341" w:author="Bob 3063" w:date="2018-02-02T15:52:00Z">
            <w:rPr/>
          </w:rPrChange>
        </w:rPr>
        <w:t xml:space="preserve"> describe how the bonding with </w:t>
      </w:r>
      <w:proofErr w:type="gramStart"/>
      <w:r w:rsidRPr="00F13C17">
        <w:rPr>
          <w:rPrChange w:id="342" w:author="Bob 3063" w:date="2018-02-02T15:52:00Z">
            <w:rPr/>
          </w:rPrChange>
        </w:rPr>
        <w:t>a</w:t>
      </w:r>
      <w:proofErr w:type="gramEnd"/>
      <w:r w:rsidRPr="00F13C17">
        <w:rPr>
          <w:rPrChange w:id="343" w:author="Bob 3063" w:date="2018-02-02T15:52:00Z">
            <w:rPr/>
          </w:rPrChange>
        </w:rPr>
        <w:t xml:space="preserve"> N atom will differ with the bonding that occurs with a C atom, even though both atoms have four hybrid orbitals oriented in a tetrahedral shape.</w:t>
      </w:r>
      <w:r w:rsidR="00F53F82" w:rsidRPr="00F13C17">
        <w:rPr>
          <w:rPrChange w:id="344" w:author="Bob 3063" w:date="2018-02-02T15:52:00Z">
            <w:rPr/>
          </w:rPrChange>
        </w:rPr>
        <w:br/>
      </w:r>
      <w:r w:rsidR="00F53F82" w:rsidRPr="00F13C17">
        <w:rPr>
          <w:rPrChange w:id="345" w:author="Bob 3063" w:date="2018-02-02T15:52:00Z">
            <w:rPr/>
          </w:rPrChange>
        </w:rPr>
        <w:lastRenderedPageBreak/>
        <w:br/>
      </w:r>
      <w:r w:rsidR="00F53F82" w:rsidRPr="00132DFC">
        <w:rPr>
          <w:noProof/>
          <w:lang w:val="en-CA" w:eastAsia="en-CA"/>
        </w:rPr>
        <w:drawing>
          <wp:inline distT="0" distB="0" distL="0" distR="0" wp14:anchorId="444AD5E3" wp14:editId="5C19D7F0">
            <wp:extent cx="52959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900" cy="1828800"/>
                    </a:xfrm>
                    <a:prstGeom prst="rect">
                      <a:avLst/>
                    </a:prstGeom>
                    <a:noFill/>
                    <a:ln>
                      <a:noFill/>
                    </a:ln>
                  </pic:spPr>
                </pic:pic>
              </a:graphicData>
            </a:graphic>
          </wp:inline>
        </w:drawing>
      </w:r>
    </w:p>
    <w:p w14:paraId="74EFA637" w14:textId="02DA4CCA" w:rsidR="009E2F72" w:rsidRPr="00EB5F94" w:rsidRDefault="009E2F72" w:rsidP="009E2F72">
      <w:pPr>
        <w:ind w:left="1440"/>
      </w:pPr>
    </w:p>
    <w:p w14:paraId="0BC08C8C" w14:textId="7F28AFEF" w:rsidR="009E2F72" w:rsidRPr="00F13C17" w:rsidRDefault="009E2F72" w:rsidP="009E2F72">
      <w:pPr>
        <w:ind w:left="1440"/>
        <w:rPr>
          <w:rPrChange w:id="346" w:author="Bob 3063" w:date="2018-02-02T15:52:00Z">
            <w:rPr>
              <w:color w:val="FF0000"/>
            </w:rPr>
          </w:rPrChange>
        </w:rPr>
      </w:pPr>
      <w:r w:rsidRPr="00F13C17">
        <w:rPr>
          <w:rPrChange w:id="347" w:author="Bob 3063" w:date="2018-02-02T15:52:00Z">
            <w:rPr>
              <w:color w:val="FF0000"/>
            </w:rPr>
          </w:rPrChange>
        </w:rPr>
        <w:t xml:space="preserve">As illustrated in the diagrams an N atom does not promote electrons when forming hybrid orbital, which results in 3 </w:t>
      </w:r>
      <w:proofErr w:type="spellStart"/>
      <w:r w:rsidRPr="00F13C17">
        <w:rPr>
          <w:rPrChange w:id="348" w:author="Bob 3063" w:date="2018-02-02T15:52:00Z">
            <w:rPr>
              <w:color w:val="FF0000"/>
            </w:rPr>
          </w:rPrChange>
        </w:rPr>
        <w:t>pairable</w:t>
      </w:r>
      <w:proofErr w:type="spellEnd"/>
      <w:r w:rsidRPr="00F13C17">
        <w:rPr>
          <w:rPrChange w:id="349" w:author="Bob 3063" w:date="2018-02-02T15:52:00Z">
            <w:rPr>
              <w:color w:val="FF0000"/>
            </w:rPr>
          </w:rPrChange>
        </w:rPr>
        <w:t xml:space="preserve"> valence electrons and 1 lone pair. A C atom, promotes the electrons in its 2s orbital to 2p orbital when forming hybrid orbitals, and has 4 valence electrons ready to pair with other atoms. Despite having the same number of hybrid orbitals and bond shape, nitrogen and carbon bonds with different number of atoms.</w:t>
      </w:r>
    </w:p>
    <w:p w14:paraId="25183689" w14:textId="77777777" w:rsidR="00E2058D" w:rsidRPr="00F13C17" w:rsidRDefault="00E2058D" w:rsidP="00E2058D">
      <w:pPr>
        <w:ind w:left="1440"/>
        <w:rPr>
          <w:rPrChange w:id="350" w:author="Bob 3063" w:date="2018-02-02T15:52:00Z">
            <w:rPr>
              <w:color w:val="FF0000"/>
            </w:rPr>
          </w:rPrChange>
        </w:rPr>
      </w:pPr>
    </w:p>
    <w:p w14:paraId="1ABC4417" w14:textId="77777777" w:rsidR="00E838DB" w:rsidRDefault="00E2058D" w:rsidP="00E838DB">
      <w:pPr>
        <w:ind w:left="1440"/>
        <w:rPr>
          <w:ins w:id="351" w:author="Bob 3063" w:date="2018-02-02T16:12:00Z"/>
        </w:rPr>
      </w:pPr>
      <w:r w:rsidRPr="00F13C17">
        <w:rPr>
          <w:rPrChange w:id="352" w:author="Bob 3063" w:date="2018-02-02T15:52:00Z">
            <w:rPr>
              <w:color w:val="FF0000"/>
            </w:rPr>
          </w:rPrChange>
        </w:rPr>
        <w:t>The diagram shows that after hybridization, both the N atom and the C atom have four orbitals. However, due to the different numbers of electrons, the N atom only has three orbitals available for bonding, while the C atom has four. Therefore, the C atom will be able to bond with more atoms than N atom.</w:t>
      </w:r>
      <w:ins w:id="353" w:author="Bob 3063" w:date="2018-02-02T16:12:00Z">
        <w:r w:rsidR="00E838DB">
          <w:br/>
        </w:r>
        <w:r w:rsidR="00E838DB">
          <w:br/>
        </w:r>
        <w:r w:rsidR="00E838DB">
          <w:t>06 Ammonia Tetrahedron</w:t>
        </w:r>
      </w:ins>
    </w:p>
    <w:p w14:paraId="438CF4A8" w14:textId="77777777" w:rsidR="00E838DB" w:rsidRDefault="00E838DB" w:rsidP="00E838DB">
      <w:pPr>
        <w:ind w:left="1440"/>
        <w:rPr>
          <w:ins w:id="354" w:author="Bob 3063" w:date="2018-02-02T16:12:00Z"/>
        </w:rPr>
      </w:pPr>
      <w:ins w:id="355" w:author="Bob 3063" w:date="2018-02-02T16:12:00Z">
        <w:r>
          <w:t xml:space="preserve">Hybridization Diagram </w:t>
        </w:r>
      </w:ins>
    </w:p>
    <w:p w14:paraId="1192A3C1" w14:textId="03429B86" w:rsidR="00E838DB" w:rsidRDefault="00E838DB" w:rsidP="00E838DB">
      <w:pPr>
        <w:ind w:left="1440"/>
        <w:rPr>
          <w:ins w:id="356" w:author="Bob 3063" w:date="2018-02-02T16:12:00Z"/>
        </w:rPr>
      </w:pPr>
      <w:proofErr w:type="gramStart"/>
      <w:ins w:id="357" w:author="Bob 3063" w:date="2018-02-02T16:12:00Z">
        <w:r>
          <w:t>with</w:t>
        </w:r>
        <w:proofErr w:type="gramEnd"/>
        <w:r>
          <w:t xml:space="preserve"> correct energy levels          4 mx </w:t>
        </w:r>
      </w:ins>
      <w:ins w:id="358" w:author="Bob 3063" w:date="2018-02-02T16:13:00Z">
        <w:r>
          <w:sym w:font="Wingdings" w:char="F0FB"/>
        </w:r>
        <w:r>
          <w:sym w:font="Wingdings" w:char="F0FB"/>
        </w:r>
        <w:r>
          <w:sym w:font="Wingdings" w:char="F0FB"/>
        </w:r>
        <w:r>
          <w:sym w:font="Wingdings" w:char="F0FB"/>
        </w:r>
        <w:r>
          <w:t xml:space="preserve">  please review … </w:t>
        </w:r>
      </w:ins>
      <w:ins w:id="359" w:author="Bob 3063" w:date="2018-02-02T16:14:00Z">
        <w:r w:rsidR="00585361">
          <w:t xml:space="preserve">See below ... </w:t>
        </w:r>
      </w:ins>
    </w:p>
    <w:p w14:paraId="41A0EAF8" w14:textId="77777777" w:rsidR="00E838DB" w:rsidRDefault="00E838DB" w:rsidP="00E838DB">
      <w:pPr>
        <w:ind w:left="1440"/>
        <w:rPr>
          <w:ins w:id="360" w:author="Bob 3063" w:date="2018-02-02T16:12:00Z"/>
        </w:rPr>
      </w:pPr>
      <w:ins w:id="361" w:author="Bob 3063" w:date="2018-02-02T16:12:00Z">
        <w:r>
          <w:t>(The sp3 hybrid orbitals should be drawn at an energy level between the s and the p orbitals.  The 1s orbitals should remain at the same energy level.)</w:t>
        </w:r>
      </w:ins>
    </w:p>
    <w:p w14:paraId="55630D5A" w14:textId="5C29D44E" w:rsidR="00E838DB" w:rsidRDefault="00E838DB" w:rsidP="00E838DB">
      <w:pPr>
        <w:ind w:left="1440"/>
        <w:rPr>
          <w:ins w:id="362" w:author="Bob 3063" w:date="2018-02-02T16:12:00Z"/>
        </w:rPr>
      </w:pPr>
      <w:proofErr w:type="gramStart"/>
      <w:ins w:id="363" w:author="Bob 3063" w:date="2018-02-02T16:12:00Z">
        <w:r>
          <w:t>sp3</w:t>
        </w:r>
        <w:proofErr w:type="gramEnd"/>
        <w:r>
          <w:t xml:space="preserve"> hybrid orbitals                      1 </w:t>
        </w:r>
        <w:proofErr w:type="spellStart"/>
        <w:r>
          <w:t>mk</w:t>
        </w:r>
        <w:proofErr w:type="spellEnd"/>
        <w:r>
          <w:t xml:space="preserve">  </w:t>
        </w:r>
      </w:ins>
      <w:ins w:id="364" w:author="Bob 3063" w:date="2018-02-02T16:13:00Z">
        <w:r>
          <w:sym w:font="Wingdings" w:char="F0FC"/>
        </w:r>
      </w:ins>
    </w:p>
    <w:p w14:paraId="540406B1" w14:textId="4BC2AD58" w:rsidR="00E838DB" w:rsidRDefault="00E838DB" w:rsidP="00E838DB">
      <w:pPr>
        <w:ind w:left="1440"/>
        <w:rPr>
          <w:ins w:id="365" w:author="Bob 3063" w:date="2018-02-02T16:12:00Z"/>
        </w:rPr>
      </w:pPr>
      <w:ins w:id="366" w:author="Bob 3063" w:date="2018-02-02T16:12:00Z">
        <w:r>
          <w:t xml:space="preserve">Three orbitals in bonding           1 </w:t>
        </w:r>
        <w:proofErr w:type="spellStart"/>
        <w:proofErr w:type="gramStart"/>
        <w:r>
          <w:t>mk</w:t>
        </w:r>
        <w:proofErr w:type="spellEnd"/>
        <w:proofErr w:type="gramEnd"/>
        <w:r>
          <w:t xml:space="preserve">  </w:t>
        </w:r>
      </w:ins>
      <w:ins w:id="367" w:author="Bob 3063" w:date="2018-02-02T16:13:00Z">
        <w:r>
          <w:sym w:font="Wingdings" w:char="F0FC"/>
        </w:r>
      </w:ins>
    </w:p>
    <w:p w14:paraId="39819BB4" w14:textId="1B8C79B9" w:rsidR="00E838DB" w:rsidRDefault="00E838DB" w:rsidP="00E838DB">
      <w:pPr>
        <w:ind w:left="1440"/>
        <w:rPr>
          <w:ins w:id="368" w:author="Bob 3063" w:date="2018-02-02T16:12:00Z"/>
        </w:rPr>
      </w:pPr>
      <w:ins w:id="369" w:author="Bob 3063" w:date="2018-02-02T16:12:00Z">
        <w:r>
          <w:t xml:space="preserve">Carbon four bonds / why           2 mx  </w:t>
        </w:r>
      </w:ins>
      <w:ins w:id="370" w:author="Bob 3063" w:date="2018-02-02T16:13:00Z">
        <w:r>
          <w:sym w:font="Wingdings" w:char="F0FC"/>
        </w:r>
        <w:r>
          <w:sym w:font="Wingdings" w:char="F0FC"/>
        </w:r>
      </w:ins>
    </w:p>
    <w:p w14:paraId="4CD7A6A1" w14:textId="6F5B834D" w:rsidR="001151BC" w:rsidRDefault="00E838DB" w:rsidP="00E838DB">
      <w:pPr>
        <w:ind w:left="1440"/>
        <w:rPr>
          <w:ins w:id="371" w:author="Bob 3063" w:date="2018-02-02T16:14:00Z"/>
        </w:rPr>
      </w:pPr>
      <w:ins w:id="372" w:author="Bob 3063" w:date="2018-02-02T16:12:00Z">
        <w:r>
          <w:t xml:space="preserve">=== </w:t>
        </w:r>
      </w:ins>
      <w:ins w:id="373" w:author="Bob 3063" w:date="2018-02-02T16:13:00Z">
        <w:r>
          <w:t>4</w:t>
        </w:r>
      </w:ins>
      <w:ins w:id="374" w:author="Bob 3063" w:date="2018-02-02T16:12:00Z">
        <w:r>
          <w:t>/8</w:t>
        </w:r>
      </w:ins>
      <w:ins w:id="375" w:author="Bob 3063" w:date="2018-02-02T16:14:00Z">
        <w:r w:rsidR="00585361">
          <w:br/>
        </w:r>
        <w:r w:rsidR="00585361">
          <w:br/>
        </w:r>
        <w:r w:rsidR="00585361">
          <w:rPr>
            <w:noProof/>
            <w:lang w:val="en-CA" w:eastAsia="en-CA"/>
          </w:rPr>
          <w:lastRenderedPageBreak/>
          <w:drawing>
            <wp:inline distT="0" distB="0" distL="0" distR="0" wp14:anchorId="741C3A5B" wp14:editId="0961AD50">
              <wp:extent cx="5943600" cy="2128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bridization Carbo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ins>
      <w:ins w:id="376" w:author="Bob 3063" w:date="2018-02-02T16:12:00Z">
        <w:r>
          <w:br/>
        </w:r>
        <w:r>
          <w:br/>
        </w:r>
      </w:ins>
    </w:p>
    <w:p w14:paraId="24C92260" w14:textId="77777777" w:rsidR="001151BC" w:rsidRDefault="001151BC">
      <w:pPr>
        <w:rPr>
          <w:ins w:id="377" w:author="Bob 3063" w:date="2018-02-02T16:14:00Z"/>
        </w:rPr>
      </w:pPr>
      <w:ins w:id="378" w:author="Bob 3063" w:date="2018-02-02T16:14:00Z">
        <w:r>
          <w:br w:type="page"/>
        </w:r>
      </w:ins>
    </w:p>
    <w:p w14:paraId="49A58E93" w14:textId="77777777" w:rsidR="00E2058D" w:rsidRPr="00F13C17" w:rsidRDefault="00E2058D" w:rsidP="00E838DB">
      <w:pPr>
        <w:ind w:left="1440"/>
        <w:rPr>
          <w:rPrChange w:id="379" w:author="Bob 3063" w:date="2018-02-02T15:52:00Z">
            <w:rPr>
              <w:color w:val="FF0000"/>
            </w:rPr>
          </w:rPrChange>
        </w:rPr>
      </w:pPr>
    </w:p>
    <w:p w14:paraId="1B8E176F" w14:textId="0CACC94C" w:rsidR="008A00B9" w:rsidRPr="00F13C17" w:rsidRDefault="008A00B9" w:rsidP="008A00B9">
      <w:pPr>
        <w:pStyle w:val="ListParagraph"/>
        <w:numPr>
          <w:ilvl w:val="0"/>
          <w:numId w:val="1"/>
        </w:numPr>
      </w:pPr>
      <w:r w:rsidRPr="00F13C17">
        <w:t xml:space="preserve"> </w:t>
      </w:r>
    </w:p>
    <w:p w14:paraId="690C01C5" w14:textId="017467BA" w:rsidR="008A00B9" w:rsidRPr="00CD4B14" w:rsidRDefault="008A00B9" w:rsidP="008A00B9">
      <w:pPr>
        <w:pStyle w:val="ListParagraph"/>
        <w:numPr>
          <w:ilvl w:val="1"/>
          <w:numId w:val="1"/>
        </w:numPr>
      </w:pPr>
      <w:r w:rsidRPr="007E619B">
        <w:t>Calculate the differences in electronegativity between the elements in each of these compounds.</w:t>
      </w:r>
    </w:p>
    <w:p w14:paraId="6A1E954D" w14:textId="06160BDB" w:rsidR="00E2058D" w:rsidRPr="00F13C17" w:rsidRDefault="008A00B9" w:rsidP="00E2058D">
      <w:pPr>
        <w:pStyle w:val="ListParagraph"/>
        <w:numPr>
          <w:ilvl w:val="2"/>
          <w:numId w:val="1"/>
        </w:numPr>
        <w:rPr>
          <w:rPrChange w:id="380" w:author="Bob 3063" w:date="2018-02-02T15:52:00Z">
            <w:rPr/>
          </w:rPrChange>
        </w:rPr>
      </w:pPr>
      <m:oMath>
        <m:r>
          <w:rPr>
            <w:rFonts w:ascii="Cambria Math" w:hAnsi="Cambria Math"/>
          </w:rPr>
          <m:t>CaB</m:t>
        </m:r>
        <m:sSub>
          <m:sSubPr>
            <m:ctrlPr>
              <w:ins w:id="381" w:author="Bob 3063" w:date="2018-02-02T15:50:00Z">
                <w:rPr>
                  <w:rFonts w:ascii="Cambria Math" w:hAnsi="Cambria Math"/>
                  <w:i/>
                  <w:rPrChange w:id="382" w:author="Bob 3063" w:date="2018-02-02T15:52:00Z">
                    <w:rPr>
                      <w:rFonts w:ascii="Cambria Math" w:hAnsi="Cambria Math"/>
                      <w:i/>
                    </w:rPr>
                  </w:rPrChange>
                </w:rPr>
              </w:ins>
            </m:ctrlPr>
          </m:sSubPr>
          <m:e>
            <m:r>
              <w:rPr>
                <w:rFonts w:ascii="Cambria Math" w:hAnsi="Cambria Math"/>
                <w:rPrChange w:id="383" w:author="Bob 3063" w:date="2018-02-02T15:52:00Z">
                  <w:rPr>
                    <w:rFonts w:ascii="Cambria Math" w:hAnsi="Cambria Math"/>
                  </w:rPr>
                </w:rPrChange>
              </w:rPr>
              <m:t>r</m:t>
            </m:r>
          </m:e>
          <m:sub>
            <m:r>
              <w:rPr>
                <w:rFonts w:ascii="Cambria Math" w:hAnsi="Cambria Math"/>
                <w:rPrChange w:id="384" w:author="Bob 3063" w:date="2018-02-02T15:52:00Z">
                  <w:rPr>
                    <w:rFonts w:ascii="Cambria Math" w:hAnsi="Cambria Math"/>
                  </w:rPr>
                </w:rPrChange>
              </w:rPr>
              <m:t>2</m:t>
            </m:r>
          </m:sub>
        </m:sSub>
      </m:oMath>
    </w:p>
    <w:p w14:paraId="34808540" w14:textId="4433EAF0" w:rsidR="00E2058D" w:rsidRPr="00F13C17" w:rsidRDefault="00E2058D" w:rsidP="00E2058D">
      <w:pPr>
        <w:pStyle w:val="ListParagraph"/>
        <w:ind w:left="2160"/>
        <w:rPr>
          <w:rPrChange w:id="385" w:author="Bob 3063" w:date="2018-02-02T15:52:00Z">
            <w:rPr>
              <w:color w:val="FF0000"/>
            </w:rPr>
          </w:rPrChange>
        </w:rPr>
      </w:pPr>
      <m:oMathPara>
        <m:oMath>
          <m:r>
            <w:rPr>
              <w:rFonts w:ascii="Cambria Math" w:hAnsi="Cambria Math"/>
              <w:rPrChange w:id="386" w:author="Bob 3063" w:date="2018-02-02T15:52:00Z">
                <w:rPr>
                  <w:rFonts w:ascii="Cambria Math" w:hAnsi="Cambria Math"/>
                  <w:color w:val="FF0000"/>
                </w:rPr>
              </w:rPrChange>
            </w:rPr>
            <m:t>Ca:1.0    Br:2.9      2.9-1.0=1.9</m:t>
          </m:r>
        </m:oMath>
      </m:oMathPara>
    </w:p>
    <w:p w14:paraId="7494BAED" w14:textId="4C78496B" w:rsidR="008A00B9" w:rsidRPr="005247AC" w:rsidRDefault="00006FB5" w:rsidP="008A00B9">
      <w:pPr>
        <w:pStyle w:val="ListParagraph"/>
        <w:numPr>
          <w:ilvl w:val="2"/>
          <w:numId w:val="1"/>
        </w:numPr>
      </w:pPr>
      <m:oMath>
        <m:sSub>
          <m:sSubPr>
            <m:ctrlPr>
              <w:ins w:id="387" w:author="Bob 3063" w:date="2018-02-02T15:50:00Z">
                <w:rPr>
                  <w:rFonts w:ascii="Cambria Math" w:hAnsi="Cambria Math"/>
                  <w:i/>
                </w:rPr>
              </w:ins>
            </m:ctrlPr>
          </m:sSubPr>
          <m:e>
            <m:r>
              <w:rPr>
                <w:rFonts w:ascii="Cambria Math" w:hAnsi="Cambria Math"/>
              </w:rPr>
              <m:t>Na</m:t>
            </m:r>
          </m:e>
          <m:sub>
            <m:r>
              <w:rPr>
                <w:rFonts w:ascii="Cambria Math" w:hAnsi="Cambria Math"/>
              </w:rPr>
              <m:t>3</m:t>
            </m:r>
          </m:sub>
        </m:sSub>
        <m:r>
          <w:rPr>
            <w:rFonts w:ascii="Cambria Math" w:hAnsi="Cambria Math"/>
          </w:rPr>
          <m:t>N</m:t>
        </m:r>
      </m:oMath>
    </w:p>
    <w:p w14:paraId="3DD08339" w14:textId="7133D953" w:rsidR="00E2058D" w:rsidRPr="00F13C17" w:rsidRDefault="00E2058D" w:rsidP="00E2058D">
      <w:pPr>
        <w:pStyle w:val="ListParagraph"/>
        <w:ind w:left="2160"/>
        <w:rPr>
          <w:rPrChange w:id="388" w:author="Bob 3063" w:date="2018-02-02T15:52:00Z">
            <w:rPr>
              <w:color w:val="FF0000"/>
            </w:rPr>
          </w:rPrChange>
        </w:rPr>
      </w:pPr>
      <m:oMathPara>
        <m:oMath>
          <m:r>
            <w:rPr>
              <w:rFonts w:ascii="Cambria Math" w:hAnsi="Cambria Math"/>
              <w:rPrChange w:id="389" w:author="Bob 3063" w:date="2018-02-02T15:52:00Z">
                <w:rPr>
                  <w:rFonts w:ascii="Cambria Math" w:hAnsi="Cambria Math"/>
                  <w:color w:val="FF0000"/>
                </w:rPr>
              </w:rPrChange>
            </w:rPr>
            <m:t>Na:0.9    N:3.0    3.0-0.9=2.1</m:t>
          </m:r>
        </m:oMath>
      </m:oMathPara>
    </w:p>
    <w:p w14:paraId="25BA5CA8" w14:textId="268E5004" w:rsidR="008A00B9" w:rsidRPr="005247AC" w:rsidRDefault="00006FB5" w:rsidP="008A00B9">
      <w:pPr>
        <w:pStyle w:val="ListParagraph"/>
        <w:numPr>
          <w:ilvl w:val="2"/>
          <w:numId w:val="1"/>
        </w:numPr>
      </w:pPr>
      <m:oMath>
        <m:sSub>
          <m:sSubPr>
            <m:ctrlPr>
              <w:ins w:id="390" w:author="Bob 3063" w:date="2018-02-02T15:50:00Z">
                <w:rPr>
                  <w:rFonts w:ascii="Cambria Math" w:hAnsi="Cambria Math"/>
                  <w:i/>
                </w:rPr>
              </w:ins>
            </m:ctrlPr>
          </m:sSubPr>
          <m:e>
            <m:r>
              <w:rPr>
                <w:rFonts w:ascii="Cambria Math" w:hAnsi="Cambria Math"/>
              </w:rPr>
              <m:t>CH</m:t>
            </m:r>
          </m:e>
          <m:sub>
            <m:r>
              <w:rPr>
                <w:rFonts w:ascii="Cambria Math" w:hAnsi="Cambria Math"/>
              </w:rPr>
              <m:t>4</m:t>
            </m:r>
          </m:sub>
        </m:sSub>
      </m:oMath>
    </w:p>
    <w:p w14:paraId="6D2546B3" w14:textId="7CCE1010" w:rsidR="00E2058D" w:rsidRPr="00F13C17" w:rsidRDefault="00E2058D" w:rsidP="00E2058D">
      <w:pPr>
        <w:rPr>
          <w:rPrChange w:id="391" w:author="Bob 3063" w:date="2018-02-02T15:52:00Z">
            <w:rPr>
              <w:color w:val="FF0000"/>
            </w:rPr>
          </w:rPrChange>
        </w:rPr>
      </w:pPr>
      <m:oMathPara>
        <m:oMath>
          <m:r>
            <w:rPr>
              <w:rFonts w:ascii="Cambria Math" w:hAnsi="Cambria Math"/>
              <w:rPrChange w:id="392" w:author="Bob 3063" w:date="2018-02-02T15:52:00Z">
                <w:rPr>
                  <w:rFonts w:ascii="Cambria Math" w:hAnsi="Cambria Math"/>
                  <w:color w:val="FF0000"/>
                </w:rPr>
              </w:rPrChange>
            </w:rPr>
            <m:t>C:2.5   H:2.2    2.5-2.5=0.3</m:t>
          </m:r>
        </m:oMath>
      </m:oMathPara>
    </w:p>
    <w:p w14:paraId="2F35094F" w14:textId="77777777" w:rsidR="00E2058D" w:rsidRPr="007E619B" w:rsidRDefault="008A00B9" w:rsidP="00E2058D">
      <w:pPr>
        <w:pStyle w:val="ListParagraph"/>
        <w:numPr>
          <w:ilvl w:val="1"/>
          <w:numId w:val="1"/>
        </w:numPr>
      </w:pPr>
      <w:r w:rsidRPr="00F13C17">
        <w:t>Predict whether each of these compounds would be an ionic or a molecular compound and justify each prediction.</w:t>
      </w:r>
    </w:p>
    <w:p w14:paraId="07C57762" w14:textId="77777777" w:rsidR="00E2058D" w:rsidRPr="00CD4B14" w:rsidRDefault="00E2058D" w:rsidP="00E2058D">
      <w:pPr>
        <w:pStyle w:val="ListParagraph"/>
        <w:ind w:left="1440"/>
      </w:pPr>
    </w:p>
    <w:p w14:paraId="084B3B7D" w14:textId="27CF954A" w:rsidR="00E2058D" w:rsidRPr="00F13C17" w:rsidRDefault="00E2058D" w:rsidP="00E2058D">
      <w:pPr>
        <w:pStyle w:val="ListParagraph"/>
        <w:ind w:left="1440"/>
        <w:rPr>
          <w:rPrChange w:id="393" w:author="Bob 3063" w:date="2018-02-02T15:52:00Z">
            <w:rPr>
              <w:color w:val="FF0000"/>
            </w:rPr>
          </w:rPrChange>
        </w:rPr>
      </w:pPr>
      <m:oMath>
        <m:r>
          <w:rPr>
            <w:rFonts w:ascii="Cambria Math" w:hAnsi="Cambria Math"/>
            <w:rPrChange w:id="394" w:author="Bob 3063" w:date="2018-02-02T15:52:00Z">
              <w:rPr>
                <w:rFonts w:ascii="Cambria Math" w:hAnsi="Cambria Math"/>
                <w:color w:val="FF0000"/>
              </w:rPr>
            </w:rPrChange>
          </w:rPr>
          <m:t>CaB</m:t>
        </m:r>
        <m:sSub>
          <m:sSubPr>
            <m:ctrlPr>
              <w:ins w:id="395" w:author="Bob 3063" w:date="2018-02-02T15:50:00Z">
                <w:rPr>
                  <w:rFonts w:ascii="Cambria Math" w:hAnsi="Cambria Math"/>
                  <w:i/>
                  <w:rPrChange w:id="396" w:author="Bob 3063" w:date="2018-02-02T15:52:00Z">
                    <w:rPr>
                      <w:rFonts w:ascii="Cambria Math" w:hAnsi="Cambria Math"/>
                      <w:i/>
                      <w:color w:val="FF0000"/>
                    </w:rPr>
                  </w:rPrChange>
                </w:rPr>
              </w:ins>
            </m:ctrlPr>
          </m:sSubPr>
          <m:e>
            <m:r>
              <w:rPr>
                <w:rFonts w:ascii="Cambria Math" w:hAnsi="Cambria Math"/>
                <w:rPrChange w:id="397" w:author="Bob 3063" w:date="2018-02-02T15:52:00Z">
                  <w:rPr>
                    <w:rFonts w:ascii="Cambria Math" w:hAnsi="Cambria Math"/>
                    <w:color w:val="FF0000"/>
                  </w:rPr>
                </w:rPrChange>
              </w:rPr>
              <m:t>r</m:t>
            </m:r>
          </m:e>
          <m:sub>
            <m:r>
              <w:rPr>
                <w:rFonts w:ascii="Cambria Math" w:hAnsi="Cambria Math"/>
                <w:rPrChange w:id="398" w:author="Bob 3063" w:date="2018-02-02T15:52:00Z">
                  <w:rPr>
                    <w:rFonts w:ascii="Cambria Math" w:hAnsi="Cambria Math"/>
                    <w:color w:val="FF0000"/>
                  </w:rPr>
                </w:rPrChange>
              </w:rPr>
              <m:t>2</m:t>
            </m:r>
          </m:sub>
        </m:sSub>
      </m:oMath>
      <w:proofErr w:type="gramStart"/>
      <w:r w:rsidRPr="00F13C17">
        <w:rPr>
          <w:rPrChange w:id="399" w:author="Bob 3063" w:date="2018-02-02T15:52:00Z">
            <w:rPr>
              <w:color w:val="FF0000"/>
            </w:rPr>
          </w:rPrChange>
        </w:rPr>
        <w:t>would</w:t>
      </w:r>
      <w:proofErr w:type="gramEnd"/>
      <w:r w:rsidRPr="00F13C17">
        <w:rPr>
          <w:rPrChange w:id="400" w:author="Bob 3063" w:date="2018-02-02T15:52:00Z">
            <w:rPr>
              <w:color w:val="FF0000"/>
            </w:rPr>
          </w:rPrChange>
        </w:rPr>
        <w:t xml:space="preserve"> be an ionic compound since the difference of electronegativity is </w:t>
      </w:r>
      <w:r w:rsidR="00E523A3" w:rsidRPr="00F13C17">
        <w:rPr>
          <w:rPrChange w:id="401" w:author="Bob 3063" w:date="2018-02-02T15:52:00Z">
            <w:rPr>
              <w:color w:val="FF0000"/>
            </w:rPr>
          </w:rPrChange>
        </w:rPr>
        <w:t>greater</w:t>
      </w:r>
      <w:r w:rsidRPr="00F13C17">
        <w:rPr>
          <w:rPrChange w:id="402" w:author="Bob 3063" w:date="2018-02-02T15:52:00Z">
            <w:rPr>
              <w:color w:val="FF0000"/>
            </w:rPr>
          </w:rPrChange>
        </w:rPr>
        <w:t xml:space="preserve"> than 1.7</w:t>
      </w:r>
    </w:p>
    <w:p w14:paraId="3D81AA5E" w14:textId="77777777" w:rsidR="00E2058D" w:rsidRPr="00F13C17" w:rsidRDefault="00E2058D" w:rsidP="00E2058D">
      <w:pPr>
        <w:pStyle w:val="ListParagraph"/>
        <w:ind w:left="1440"/>
        <w:rPr>
          <w:rPrChange w:id="403" w:author="Bob 3063" w:date="2018-02-02T15:52:00Z">
            <w:rPr>
              <w:color w:val="FF0000"/>
            </w:rPr>
          </w:rPrChange>
        </w:rPr>
      </w:pPr>
    </w:p>
    <w:p w14:paraId="3271A1BB" w14:textId="34D78A64" w:rsidR="00E2058D" w:rsidRPr="00F13C17" w:rsidRDefault="00E2058D" w:rsidP="00E2058D">
      <w:pPr>
        <w:pStyle w:val="ListParagraph"/>
        <w:ind w:left="1440"/>
        <w:rPr>
          <w:rPrChange w:id="404" w:author="Bob 3063" w:date="2018-02-02T15:52:00Z">
            <w:rPr>
              <w:color w:val="FF0000"/>
            </w:rPr>
          </w:rPrChange>
        </w:rPr>
      </w:pPr>
      <m:oMath>
        <m:r>
          <w:rPr>
            <w:rFonts w:ascii="Cambria Math" w:hAnsi="Cambria Math"/>
            <w:rPrChange w:id="405" w:author="Bob 3063" w:date="2018-02-02T15:52:00Z">
              <w:rPr>
                <w:rFonts w:ascii="Cambria Math" w:hAnsi="Cambria Math"/>
                <w:color w:val="FF0000"/>
              </w:rPr>
            </w:rPrChange>
          </w:rPr>
          <m:t>N</m:t>
        </m:r>
        <m:sSub>
          <m:sSubPr>
            <m:ctrlPr>
              <w:ins w:id="406" w:author="Bob 3063" w:date="2018-02-02T15:50:00Z">
                <w:rPr>
                  <w:rFonts w:ascii="Cambria Math" w:hAnsi="Cambria Math"/>
                  <w:i/>
                  <w:rPrChange w:id="407" w:author="Bob 3063" w:date="2018-02-02T15:52:00Z">
                    <w:rPr>
                      <w:rFonts w:ascii="Cambria Math" w:hAnsi="Cambria Math"/>
                      <w:i/>
                      <w:color w:val="FF0000"/>
                    </w:rPr>
                  </w:rPrChange>
                </w:rPr>
              </w:ins>
            </m:ctrlPr>
          </m:sSubPr>
          <m:e>
            <m:r>
              <w:rPr>
                <w:rFonts w:ascii="Cambria Math" w:hAnsi="Cambria Math"/>
                <w:rPrChange w:id="408" w:author="Bob 3063" w:date="2018-02-02T15:52:00Z">
                  <w:rPr>
                    <w:rFonts w:ascii="Cambria Math" w:hAnsi="Cambria Math"/>
                    <w:color w:val="FF0000"/>
                  </w:rPr>
                </w:rPrChange>
              </w:rPr>
              <m:t>a</m:t>
            </m:r>
          </m:e>
          <m:sub>
            <m:r>
              <w:rPr>
                <w:rFonts w:ascii="Cambria Math" w:hAnsi="Cambria Math"/>
                <w:rPrChange w:id="409" w:author="Bob 3063" w:date="2018-02-02T15:52:00Z">
                  <w:rPr>
                    <w:rFonts w:ascii="Cambria Math" w:hAnsi="Cambria Math"/>
                    <w:color w:val="FF0000"/>
                  </w:rPr>
                </w:rPrChange>
              </w:rPr>
              <m:t>3</m:t>
            </m:r>
          </m:sub>
        </m:sSub>
        <m:r>
          <w:rPr>
            <w:rFonts w:ascii="Cambria Math" w:hAnsi="Cambria Math"/>
            <w:rPrChange w:id="410" w:author="Bob 3063" w:date="2018-02-02T15:52:00Z">
              <w:rPr>
                <w:rFonts w:ascii="Cambria Math" w:hAnsi="Cambria Math"/>
                <w:color w:val="FF0000"/>
              </w:rPr>
            </w:rPrChange>
          </w:rPr>
          <m:t>N</m:t>
        </m:r>
      </m:oMath>
      <w:r w:rsidRPr="00F13C17">
        <w:rPr>
          <w:rPrChange w:id="411" w:author="Bob 3063" w:date="2018-02-02T15:52:00Z">
            <w:rPr>
              <w:color w:val="FF0000"/>
            </w:rPr>
          </w:rPrChange>
        </w:rPr>
        <w:t xml:space="preserve"> </w:t>
      </w:r>
      <w:proofErr w:type="gramStart"/>
      <w:r w:rsidRPr="00F13C17">
        <w:rPr>
          <w:rPrChange w:id="412" w:author="Bob 3063" w:date="2018-02-02T15:52:00Z">
            <w:rPr>
              <w:color w:val="FF0000"/>
            </w:rPr>
          </w:rPrChange>
        </w:rPr>
        <w:t>would</w:t>
      </w:r>
      <w:proofErr w:type="gramEnd"/>
      <w:r w:rsidRPr="00F13C17">
        <w:rPr>
          <w:rPrChange w:id="413" w:author="Bob 3063" w:date="2018-02-02T15:52:00Z">
            <w:rPr>
              <w:color w:val="FF0000"/>
            </w:rPr>
          </w:rPrChange>
        </w:rPr>
        <w:t xml:space="preserve"> be an ionic compound since the difference of electrone</w:t>
      </w:r>
      <w:proofErr w:type="spellStart"/>
      <w:r w:rsidRPr="00F13C17">
        <w:rPr>
          <w:rPrChange w:id="414" w:author="Bob 3063" w:date="2018-02-02T15:52:00Z">
            <w:rPr>
              <w:color w:val="FF0000"/>
            </w:rPr>
          </w:rPrChange>
        </w:rPr>
        <w:t>gativity</w:t>
      </w:r>
      <w:proofErr w:type="spellEnd"/>
      <w:r w:rsidRPr="00F13C17">
        <w:rPr>
          <w:rPrChange w:id="415" w:author="Bob 3063" w:date="2018-02-02T15:52:00Z">
            <w:rPr>
              <w:color w:val="FF0000"/>
            </w:rPr>
          </w:rPrChange>
        </w:rPr>
        <w:t xml:space="preserve"> is </w:t>
      </w:r>
      <w:r w:rsidR="00E523A3" w:rsidRPr="00F13C17">
        <w:rPr>
          <w:rPrChange w:id="416" w:author="Bob 3063" w:date="2018-02-02T15:52:00Z">
            <w:rPr>
              <w:color w:val="FF0000"/>
            </w:rPr>
          </w:rPrChange>
        </w:rPr>
        <w:t>greater</w:t>
      </w:r>
      <w:r w:rsidRPr="00F13C17">
        <w:rPr>
          <w:rPrChange w:id="417" w:author="Bob 3063" w:date="2018-02-02T15:52:00Z">
            <w:rPr>
              <w:color w:val="FF0000"/>
            </w:rPr>
          </w:rPrChange>
        </w:rPr>
        <w:t xml:space="preserve"> than 1.7</w:t>
      </w:r>
    </w:p>
    <w:p w14:paraId="0AD73DD6" w14:textId="77777777" w:rsidR="00E2058D" w:rsidRPr="00F13C17" w:rsidRDefault="00E2058D" w:rsidP="00E2058D">
      <w:pPr>
        <w:pStyle w:val="ListParagraph"/>
        <w:ind w:left="1440"/>
        <w:rPr>
          <w:rPrChange w:id="418" w:author="Bob 3063" w:date="2018-02-02T15:52:00Z">
            <w:rPr>
              <w:color w:val="FF0000"/>
            </w:rPr>
          </w:rPrChange>
        </w:rPr>
      </w:pPr>
    </w:p>
    <w:p w14:paraId="0F7616CF" w14:textId="2C0DB3AF" w:rsidR="00E2058D" w:rsidRPr="00F13C17" w:rsidRDefault="00E2058D" w:rsidP="00E2058D">
      <w:pPr>
        <w:pStyle w:val="ListParagraph"/>
        <w:ind w:left="1440"/>
        <w:rPr>
          <w:rPrChange w:id="419" w:author="Bob 3063" w:date="2018-02-02T15:52:00Z">
            <w:rPr>
              <w:color w:val="FF0000"/>
            </w:rPr>
          </w:rPrChange>
        </w:rPr>
      </w:pPr>
      <m:oMath>
        <m:r>
          <w:rPr>
            <w:rFonts w:ascii="Cambria Math" w:hAnsi="Cambria Math"/>
            <w:rPrChange w:id="420" w:author="Bob 3063" w:date="2018-02-02T15:52:00Z">
              <w:rPr>
                <w:rFonts w:ascii="Cambria Math" w:hAnsi="Cambria Math"/>
                <w:color w:val="FF0000"/>
              </w:rPr>
            </w:rPrChange>
          </w:rPr>
          <m:t>C</m:t>
        </m:r>
        <m:sSub>
          <m:sSubPr>
            <m:ctrlPr>
              <w:ins w:id="421" w:author="Bob 3063" w:date="2018-02-02T15:50:00Z">
                <w:rPr>
                  <w:rFonts w:ascii="Cambria Math" w:hAnsi="Cambria Math"/>
                  <w:i/>
                  <w:rPrChange w:id="422" w:author="Bob 3063" w:date="2018-02-02T15:52:00Z">
                    <w:rPr>
                      <w:rFonts w:ascii="Cambria Math" w:hAnsi="Cambria Math"/>
                      <w:i/>
                      <w:color w:val="FF0000"/>
                    </w:rPr>
                  </w:rPrChange>
                </w:rPr>
              </w:ins>
            </m:ctrlPr>
          </m:sSubPr>
          <m:e>
            <m:r>
              <w:rPr>
                <w:rFonts w:ascii="Cambria Math" w:hAnsi="Cambria Math"/>
                <w:rPrChange w:id="423" w:author="Bob 3063" w:date="2018-02-02T15:52:00Z">
                  <w:rPr>
                    <w:rFonts w:ascii="Cambria Math" w:hAnsi="Cambria Math"/>
                    <w:color w:val="FF0000"/>
                  </w:rPr>
                </w:rPrChange>
              </w:rPr>
              <m:t>H</m:t>
            </m:r>
          </m:e>
          <m:sub>
            <m:r>
              <w:rPr>
                <w:rFonts w:ascii="Cambria Math" w:hAnsi="Cambria Math"/>
                <w:rPrChange w:id="424" w:author="Bob 3063" w:date="2018-02-02T15:52:00Z">
                  <w:rPr>
                    <w:rFonts w:ascii="Cambria Math" w:hAnsi="Cambria Math"/>
                    <w:color w:val="FF0000"/>
                  </w:rPr>
                </w:rPrChange>
              </w:rPr>
              <m:t>4</m:t>
            </m:r>
          </m:sub>
        </m:sSub>
      </m:oMath>
      <w:r w:rsidR="00E523A3" w:rsidRPr="00F13C17">
        <w:rPr>
          <w:rPrChange w:id="425" w:author="Bob 3063" w:date="2018-02-02T15:52:00Z">
            <w:rPr>
              <w:color w:val="FF0000"/>
            </w:rPr>
          </w:rPrChange>
        </w:rPr>
        <w:t xml:space="preserve"> </w:t>
      </w:r>
      <w:proofErr w:type="gramStart"/>
      <w:r w:rsidR="00E523A3" w:rsidRPr="00F13C17">
        <w:rPr>
          <w:rPrChange w:id="426" w:author="Bob 3063" w:date="2018-02-02T15:52:00Z">
            <w:rPr>
              <w:color w:val="FF0000"/>
            </w:rPr>
          </w:rPrChange>
        </w:rPr>
        <w:t>would</w:t>
      </w:r>
      <w:proofErr w:type="gramEnd"/>
      <w:r w:rsidR="00E523A3" w:rsidRPr="00F13C17">
        <w:rPr>
          <w:rPrChange w:id="427" w:author="Bob 3063" w:date="2018-02-02T15:52:00Z">
            <w:rPr>
              <w:color w:val="FF0000"/>
            </w:rPr>
          </w:rPrChange>
        </w:rPr>
        <w:t xml:space="preserve"> be a molecular compound</w:t>
      </w:r>
      <w:r w:rsidRPr="00F13C17">
        <w:rPr>
          <w:rPrChange w:id="428" w:author="Bob 3063" w:date="2018-02-02T15:52:00Z">
            <w:rPr>
              <w:color w:val="FF0000"/>
            </w:rPr>
          </w:rPrChange>
        </w:rPr>
        <w:t xml:space="preserve"> since the difference of electronegativity is smaller than 1.7</w:t>
      </w:r>
    </w:p>
    <w:p w14:paraId="700D59E9" w14:textId="77777777" w:rsidR="00E2058D" w:rsidRPr="00F13C17" w:rsidRDefault="00E2058D" w:rsidP="00E2058D"/>
    <w:p w14:paraId="78E5B041" w14:textId="71DB4E8F" w:rsidR="008A00B9" w:rsidRPr="00CD4B14" w:rsidRDefault="008A00B9" w:rsidP="008A00B9">
      <w:pPr>
        <w:pStyle w:val="ListParagraph"/>
        <w:numPr>
          <w:ilvl w:val="1"/>
          <w:numId w:val="1"/>
        </w:numPr>
      </w:pPr>
      <w:r w:rsidRPr="00F13C17">
        <w:t xml:space="preserve">Rank the bonds in these compounds in order of decreasing ionic character. Where do we always find compounds containing metals, </w:t>
      </w:r>
      <w:r w:rsidRPr="007E619B">
        <w:t>in this ranking order?</w:t>
      </w:r>
    </w:p>
    <w:p w14:paraId="12C93F60" w14:textId="6D139B0E" w:rsidR="0090402F" w:rsidRPr="00F13C17" w:rsidRDefault="0090402F" w:rsidP="0090402F">
      <w:pPr>
        <w:pStyle w:val="ListParagraph"/>
        <w:rPr>
          <w:rPrChange w:id="429" w:author="Bob 3063" w:date="2018-02-02T15:52:00Z">
            <w:rPr>
              <w:color w:val="FF0000"/>
            </w:rPr>
          </w:rPrChange>
        </w:rPr>
      </w:pPr>
    </w:p>
    <w:tbl>
      <w:tblPr>
        <w:tblStyle w:val="TableGrid"/>
        <w:tblW w:w="0" w:type="auto"/>
        <w:tblInd w:w="720" w:type="dxa"/>
        <w:tblLook w:val="04A0" w:firstRow="1" w:lastRow="0" w:firstColumn="1" w:lastColumn="0" w:noHBand="0" w:noVBand="1"/>
      </w:tblPr>
      <w:tblGrid>
        <w:gridCol w:w="2882"/>
        <w:gridCol w:w="2885"/>
        <w:gridCol w:w="2863"/>
      </w:tblGrid>
      <w:tr w:rsidR="00F13C17" w:rsidRPr="00F13C17" w14:paraId="2455033E" w14:textId="77777777" w:rsidTr="00E523A3">
        <w:tc>
          <w:tcPr>
            <w:tcW w:w="3116" w:type="dxa"/>
          </w:tcPr>
          <w:p w14:paraId="457F0864" w14:textId="3223463E" w:rsidR="00E523A3" w:rsidRPr="00F13C17" w:rsidRDefault="00E523A3" w:rsidP="00307A80">
            <w:pPr>
              <w:pStyle w:val="ListParagraph"/>
              <w:ind w:left="0"/>
              <w:rPr>
                <w:rPrChange w:id="430" w:author="Bob 3063" w:date="2018-02-02T15:52:00Z">
                  <w:rPr>
                    <w:color w:val="FF0000"/>
                  </w:rPr>
                </w:rPrChange>
              </w:rPr>
            </w:pPr>
            <m:oMathPara>
              <m:oMath>
                <m:r>
                  <w:rPr>
                    <w:rFonts w:ascii="Cambria Math" w:hAnsi="Cambria Math"/>
                    <w:rPrChange w:id="431" w:author="Bob 3063" w:date="2018-02-02T15:52:00Z">
                      <w:rPr>
                        <w:rFonts w:ascii="Cambria Math" w:hAnsi="Cambria Math"/>
                        <w:color w:val="FF0000"/>
                      </w:rPr>
                    </w:rPrChange>
                  </w:rPr>
                  <m:t>N</m:t>
                </m:r>
                <m:sSub>
                  <m:sSubPr>
                    <m:ctrlPr>
                      <w:ins w:id="432" w:author="Bob 3063" w:date="2018-02-02T15:50:00Z">
                        <w:rPr>
                          <w:rFonts w:ascii="Cambria Math" w:hAnsi="Cambria Math"/>
                          <w:i/>
                          <w:rPrChange w:id="433" w:author="Bob 3063" w:date="2018-02-02T15:52:00Z">
                            <w:rPr>
                              <w:rFonts w:ascii="Cambria Math" w:hAnsi="Cambria Math"/>
                              <w:i/>
                              <w:color w:val="FF0000"/>
                            </w:rPr>
                          </w:rPrChange>
                        </w:rPr>
                      </w:ins>
                    </m:ctrlPr>
                  </m:sSubPr>
                  <m:e>
                    <m:r>
                      <w:rPr>
                        <w:rFonts w:ascii="Cambria Math" w:hAnsi="Cambria Math"/>
                        <w:rPrChange w:id="434" w:author="Bob 3063" w:date="2018-02-02T15:52:00Z">
                          <w:rPr>
                            <w:rFonts w:ascii="Cambria Math" w:hAnsi="Cambria Math"/>
                            <w:color w:val="FF0000"/>
                          </w:rPr>
                        </w:rPrChange>
                      </w:rPr>
                      <m:t>a</m:t>
                    </m:r>
                  </m:e>
                  <m:sub>
                    <m:r>
                      <w:rPr>
                        <w:rFonts w:ascii="Cambria Math" w:hAnsi="Cambria Math"/>
                        <w:rPrChange w:id="435" w:author="Bob 3063" w:date="2018-02-02T15:52:00Z">
                          <w:rPr>
                            <w:rFonts w:ascii="Cambria Math" w:hAnsi="Cambria Math"/>
                            <w:color w:val="FF0000"/>
                          </w:rPr>
                        </w:rPrChange>
                      </w:rPr>
                      <m:t>3</m:t>
                    </m:r>
                  </m:sub>
                </m:sSub>
                <m:r>
                  <w:rPr>
                    <w:rFonts w:ascii="Cambria Math" w:hAnsi="Cambria Math"/>
                    <w:rPrChange w:id="436" w:author="Bob 3063" w:date="2018-02-02T15:52:00Z">
                      <w:rPr>
                        <w:rFonts w:ascii="Cambria Math" w:hAnsi="Cambria Math"/>
                        <w:color w:val="FF0000"/>
                      </w:rPr>
                    </w:rPrChange>
                  </w:rPr>
                  <m:t>N</m:t>
                </m:r>
              </m:oMath>
            </m:oMathPara>
          </w:p>
        </w:tc>
        <w:tc>
          <w:tcPr>
            <w:tcW w:w="3117" w:type="dxa"/>
          </w:tcPr>
          <w:p w14:paraId="3571B21B" w14:textId="54E80778" w:rsidR="00E523A3" w:rsidRPr="00F13C17" w:rsidRDefault="00E523A3" w:rsidP="00307A80">
            <w:pPr>
              <w:pStyle w:val="ListParagraph"/>
              <w:ind w:left="0"/>
              <w:rPr>
                <w:rPrChange w:id="437" w:author="Bob 3063" w:date="2018-02-02T15:52:00Z">
                  <w:rPr>
                    <w:color w:val="FF0000"/>
                  </w:rPr>
                </w:rPrChange>
              </w:rPr>
            </w:pPr>
            <m:oMathPara>
              <m:oMath>
                <m:r>
                  <w:rPr>
                    <w:rFonts w:ascii="Cambria Math" w:hAnsi="Cambria Math"/>
                    <w:rPrChange w:id="438" w:author="Bob 3063" w:date="2018-02-02T15:52:00Z">
                      <w:rPr>
                        <w:rFonts w:ascii="Cambria Math" w:hAnsi="Cambria Math"/>
                        <w:color w:val="FF0000"/>
                      </w:rPr>
                    </w:rPrChange>
                  </w:rPr>
                  <m:t>CaB</m:t>
                </m:r>
                <m:sSub>
                  <m:sSubPr>
                    <m:ctrlPr>
                      <w:ins w:id="439" w:author="Bob 3063" w:date="2018-02-02T15:50:00Z">
                        <w:rPr>
                          <w:rFonts w:ascii="Cambria Math" w:hAnsi="Cambria Math"/>
                          <w:i/>
                          <w:rPrChange w:id="440" w:author="Bob 3063" w:date="2018-02-02T15:52:00Z">
                            <w:rPr>
                              <w:rFonts w:ascii="Cambria Math" w:hAnsi="Cambria Math"/>
                              <w:i/>
                              <w:color w:val="FF0000"/>
                            </w:rPr>
                          </w:rPrChange>
                        </w:rPr>
                      </w:ins>
                    </m:ctrlPr>
                  </m:sSubPr>
                  <m:e>
                    <m:r>
                      <w:rPr>
                        <w:rFonts w:ascii="Cambria Math" w:hAnsi="Cambria Math"/>
                        <w:rPrChange w:id="441" w:author="Bob 3063" w:date="2018-02-02T15:52:00Z">
                          <w:rPr>
                            <w:rFonts w:ascii="Cambria Math" w:hAnsi="Cambria Math"/>
                            <w:color w:val="FF0000"/>
                          </w:rPr>
                        </w:rPrChange>
                      </w:rPr>
                      <m:t>r</m:t>
                    </m:r>
                  </m:e>
                  <m:sub>
                    <m:r>
                      <w:rPr>
                        <w:rFonts w:ascii="Cambria Math" w:hAnsi="Cambria Math"/>
                        <w:rPrChange w:id="442" w:author="Bob 3063" w:date="2018-02-02T15:52:00Z">
                          <w:rPr>
                            <w:rFonts w:ascii="Cambria Math" w:hAnsi="Cambria Math"/>
                            <w:color w:val="FF0000"/>
                          </w:rPr>
                        </w:rPrChange>
                      </w:rPr>
                      <m:t>2</m:t>
                    </m:r>
                  </m:sub>
                </m:sSub>
              </m:oMath>
            </m:oMathPara>
          </w:p>
        </w:tc>
        <w:tc>
          <w:tcPr>
            <w:tcW w:w="3117" w:type="dxa"/>
          </w:tcPr>
          <w:p w14:paraId="65CA7E1D" w14:textId="4C223E4A" w:rsidR="00E523A3" w:rsidRPr="00F13C17" w:rsidRDefault="00E523A3" w:rsidP="00307A80">
            <w:pPr>
              <w:pStyle w:val="ListParagraph"/>
              <w:ind w:left="0"/>
              <w:rPr>
                <w:rPrChange w:id="443" w:author="Bob 3063" w:date="2018-02-02T15:52:00Z">
                  <w:rPr>
                    <w:color w:val="FF0000"/>
                  </w:rPr>
                </w:rPrChange>
              </w:rPr>
            </w:pPr>
            <m:oMathPara>
              <m:oMath>
                <m:r>
                  <w:rPr>
                    <w:rFonts w:ascii="Cambria Math" w:hAnsi="Cambria Math"/>
                    <w:rPrChange w:id="444" w:author="Bob 3063" w:date="2018-02-02T15:52:00Z">
                      <w:rPr>
                        <w:rFonts w:ascii="Cambria Math" w:hAnsi="Cambria Math"/>
                        <w:color w:val="FF0000"/>
                      </w:rPr>
                    </w:rPrChange>
                  </w:rPr>
                  <m:t>C</m:t>
                </m:r>
                <m:sSub>
                  <m:sSubPr>
                    <m:ctrlPr>
                      <w:ins w:id="445" w:author="Bob 3063" w:date="2018-02-02T15:50:00Z">
                        <w:rPr>
                          <w:rFonts w:ascii="Cambria Math" w:hAnsi="Cambria Math"/>
                          <w:i/>
                          <w:rPrChange w:id="446" w:author="Bob 3063" w:date="2018-02-02T15:52:00Z">
                            <w:rPr>
                              <w:rFonts w:ascii="Cambria Math" w:hAnsi="Cambria Math"/>
                              <w:i/>
                              <w:color w:val="FF0000"/>
                            </w:rPr>
                          </w:rPrChange>
                        </w:rPr>
                      </w:ins>
                    </m:ctrlPr>
                  </m:sSubPr>
                  <m:e>
                    <m:r>
                      <w:rPr>
                        <w:rFonts w:ascii="Cambria Math" w:hAnsi="Cambria Math"/>
                        <w:rPrChange w:id="447" w:author="Bob 3063" w:date="2018-02-02T15:52:00Z">
                          <w:rPr>
                            <w:rFonts w:ascii="Cambria Math" w:hAnsi="Cambria Math"/>
                            <w:color w:val="FF0000"/>
                          </w:rPr>
                        </w:rPrChange>
                      </w:rPr>
                      <m:t>H</m:t>
                    </m:r>
                  </m:e>
                  <m:sub>
                    <m:r>
                      <w:rPr>
                        <w:rFonts w:ascii="Cambria Math" w:hAnsi="Cambria Math"/>
                        <w:rPrChange w:id="448" w:author="Bob 3063" w:date="2018-02-02T15:52:00Z">
                          <w:rPr>
                            <w:rFonts w:ascii="Cambria Math" w:hAnsi="Cambria Math"/>
                            <w:color w:val="FF0000"/>
                          </w:rPr>
                        </w:rPrChange>
                      </w:rPr>
                      <m:t>4</m:t>
                    </m:r>
                  </m:sub>
                </m:sSub>
              </m:oMath>
            </m:oMathPara>
          </w:p>
        </w:tc>
      </w:tr>
      <w:tr w:rsidR="00E523A3" w:rsidRPr="00F13C17" w14:paraId="76C17151" w14:textId="77777777" w:rsidTr="00E523A3">
        <w:tc>
          <w:tcPr>
            <w:tcW w:w="3116" w:type="dxa"/>
            <w:vAlign w:val="center"/>
          </w:tcPr>
          <w:p w14:paraId="6C6A19CB" w14:textId="3C4772BE" w:rsidR="00E523A3" w:rsidRPr="00F13C17" w:rsidRDefault="00E523A3" w:rsidP="00307A80">
            <w:pPr>
              <w:pStyle w:val="ListParagraph"/>
              <w:ind w:left="0"/>
              <w:rPr>
                <w:rPrChange w:id="449" w:author="Bob 3063" w:date="2018-02-02T15:52:00Z">
                  <w:rPr>
                    <w:color w:val="FF0000"/>
                  </w:rPr>
                </w:rPrChange>
              </w:rPr>
            </w:pPr>
            <w:r w:rsidRPr="00F13C17">
              <w:rPr>
                <w:rPrChange w:id="450" w:author="Bob 3063" w:date="2018-02-02T15:52:00Z">
                  <w:rPr>
                    <w:color w:val="FF0000"/>
                  </w:rPr>
                </w:rPrChange>
              </w:rPr>
              <w:t>2.1</w:t>
            </w:r>
          </w:p>
        </w:tc>
        <w:tc>
          <w:tcPr>
            <w:tcW w:w="3117" w:type="dxa"/>
            <w:vAlign w:val="center"/>
          </w:tcPr>
          <w:p w14:paraId="3D6C6A65" w14:textId="64737BEE" w:rsidR="00E523A3" w:rsidRPr="00F13C17" w:rsidRDefault="00E523A3" w:rsidP="00307A80">
            <w:pPr>
              <w:pStyle w:val="ListParagraph"/>
              <w:ind w:left="0"/>
              <w:rPr>
                <w:rPrChange w:id="451" w:author="Bob 3063" w:date="2018-02-02T15:52:00Z">
                  <w:rPr>
                    <w:color w:val="FF0000"/>
                  </w:rPr>
                </w:rPrChange>
              </w:rPr>
            </w:pPr>
            <w:r w:rsidRPr="00F13C17">
              <w:rPr>
                <w:rPrChange w:id="452" w:author="Bob 3063" w:date="2018-02-02T15:52:00Z">
                  <w:rPr>
                    <w:color w:val="FF0000"/>
                  </w:rPr>
                </w:rPrChange>
              </w:rPr>
              <w:t>1.9</w:t>
            </w:r>
          </w:p>
        </w:tc>
        <w:tc>
          <w:tcPr>
            <w:tcW w:w="3117" w:type="dxa"/>
            <w:vAlign w:val="center"/>
          </w:tcPr>
          <w:p w14:paraId="033A8308" w14:textId="58BC8209" w:rsidR="00E523A3" w:rsidRPr="00F13C17" w:rsidRDefault="00E523A3" w:rsidP="00307A80">
            <w:pPr>
              <w:pStyle w:val="ListParagraph"/>
              <w:ind w:left="0"/>
              <w:rPr>
                <w:rPrChange w:id="453" w:author="Bob 3063" w:date="2018-02-02T15:52:00Z">
                  <w:rPr>
                    <w:color w:val="FF0000"/>
                  </w:rPr>
                </w:rPrChange>
              </w:rPr>
            </w:pPr>
            <w:r w:rsidRPr="00F13C17">
              <w:rPr>
                <w:rPrChange w:id="454" w:author="Bob 3063" w:date="2018-02-02T15:52:00Z">
                  <w:rPr>
                    <w:color w:val="FF0000"/>
                  </w:rPr>
                </w:rPrChange>
              </w:rPr>
              <w:t>0.3</w:t>
            </w:r>
          </w:p>
        </w:tc>
      </w:tr>
    </w:tbl>
    <w:p w14:paraId="5FD92340" w14:textId="77777777" w:rsidR="00406A86" w:rsidRPr="00F13C17" w:rsidRDefault="00406A86" w:rsidP="00307A80">
      <w:pPr>
        <w:pStyle w:val="ListParagraph"/>
        <w:rPr>
          <w:rPrChange w:id="455" w:author="Bob 3063" w:date="2018-02-02T15:52:00Z">
            <w:rPr>
              <w:color w:val="FF0000"/>
            </w:rPr>
          </w:rPrChange>
        </w:rPr>
      </w:pPr>
    </w:p>
    <w:p w14:paraId="2386ADE0" w14:textId="4728769D" w:rsidR="00307A80" w:rsidRPr="00F13C17" w:rsidRDefault="00307A80" w:rsidP="00307A80">
      <w:pPr>
        <w:rPr>
          <w:rPrChange w:id="456" w:author="Bob 3063" w:date="2018-02-02T15:52:00Z">
            <w:rPr>
              <w:color w:val="FF0000"/>
            </w:rPr>
          </w:rPrChange>
        </w:rPr>
      </w:pPr>
      <w:r w:rsidRPr="00F13C17">
        <w:rPr>
          <w:rPrChange w:id="457" w:author="Bob 3063" w:date="2018-02-02T15:52:00Z">
            <w:rPr>
              <w:color w:val="FF0000"/>
            </w:rPr>
          </w:rPrChange>
        </w:rPr>
        <w:br/>
      </w:r>
      <w:r w:rsidR="00EA2842" w:rsidRPr="00F13C17">
        <w:rPr>
          <w:rPrChange w:id="458" w:author="Bob 3063" w:date="2018-02-02T15:52:00Z">
            <w:rPr>
              <w:color w:val="FF0000"/>
            </w:rPr>
          </w:rPrChange>
        </w:rPr>
        <w:tab/>
        <w:t xml:space="preserve">Compounds containing metals are more commonly found as ionic compounds, such as </w:t>
      </w:r>
      <m:oMath>
        <m:r>
          <w:rPr>
            <w:rFonts w:ascii="Cambria Math" w:hAnsi="Cambria Math"/>
            <w:rPrChange w:id="459" w:author="Bob 3063" w:date="2018-02-02T15:52:00Z">
              <w:rPr>
                <w:rFonts w:ascii="Cambria Math" w:hAnsi="Cambria Math"/>
                <w:color w:val="FF0000"/>
              </w:rPr>
            </w:rPrChange>
          </w:rPr>
          <m:t>N</m:t>
        </m:r>
        <m:sSub>
          <m:sSubPr>
            <m:ctrlPr>
              <w:ins w:id="460" w:author="Bob 3063" w:date="2018-02-02T15:50:00Z">
                <w:rPr>
                  <w:rFonts w:ascii="Cambria Math" w:hAnsi="Cambria Math"/>
                  <w:i/>
                  <w:rPrChange w:id="461" w:author="Bob 3063" w:date="2018-02-02T15:52:00Z">
                    <w:rPr>
                      <w:rFonts w:ascii="Cambria Math" w:hAnsi="Cambria Math"/>
                      <w:i/>
                      <w:color w:val="FF0000"/>
                    </w:rPr>
                  </w:rPrChange>
                </w:rPr>
              </w:ins>
            </m:ctrlPr>
          </m:sSubPr>
          <m:e>
            <m:r>
              <w:rPr>
                <w:rFonts w:ascii="Cambria Math" w:hAnsi="Cambria Math"/>
                <w:rPrChange w:id="462" w:author="Bob 3063" w:date="2018-02-02T15:52:00Z">
                  <w:rPr>
                    <w:rFonts w:ascii="Cambria Math" w:hAnsi="Cambria Math"/>
                    <w:color w:val="FF0000"/>
                  </w:rPr>
                </w:rPrChange>
              </w:rPr>
              <m:t>a</m:t>
            </m:r>
          </m:e>
          <m:sub>
            <m:r>
              <w:rPr>
                <w:rFonts w:ascii="Cambria Math" w:hAnsi="Cambria Math"/>
                <w:rPrChange w:id="463" w:author="Bob 3063" w:date="2018-02-02T15:52:00Z">
                  <w:rPr>
                    <w:rFonts w:ascii="Cambria Math" w:hAnsi="Cambria Math"/>
                    <w:color w:val="FF0000"/>
                  </w:rPr>
                </w:rPrChange>
              </w:rPr>
              <m:t>3</m:t>
            </m:r>
          </m:sub>
        </m:sSub>
        <m:r>
          <w:rPr>
            <w:rFonts w:ascii="Cambria Math" w:hAnsi="Cambria Math"/>
            <w:rPrChange w:id="464" w:author="Bob 3063" w:date="2018-02-02T15:52:00Z">
              <w:rPr>
                <w:rFonts w:ascii="Cambria Math" w:hAnsi="Cambria Math"/>
                <w:color w:val="FF0000"/>
              </w:rPr>
            </w:rPrChange>
          </w:rPr>
          <m:t>N</m:t>
        </m:r>
      </m:oMath>
      <w:r w:rsidR="00EA2842" w:rsidRPr="00F13C17">
        <w:rPr>
          <w:rPrChange w:id="465" w:author="Bob 3063" w:date="2018-02-02T15:52:00Z">
            <w:rPr>
              <w:color w:val="FF0000"/>
            </w:rPr>
          </w:rPrChange>
        </w:rPr>
        <w:t xml:space="preserve"> and </w:t>
      </w:r>
      <m:oMath>
        <m:r>
          <w:rPr>
            <w:rFonts w:ascii="Cambria Math" w:hAnsi="Cambria Math"/>
            <w:rPrChange w:id="466" w:author="Bob 3063" w:date="2018-02-02T15:52:00Z">
              <w:rPr>
                <w:rFonts w:ascii="Cambria Math" w:hAnsi="Cambria Math"/>
                <w:color w:val="FF0000"/>
              </w:rPr>
            </w:rPrChange>
          </w:rPr>
          <m:t>CaB</m:t>
        </m:r>
        <m:sSub>
          <m:sSubPr>
            <m:ctrlPr>
              <w:ins w:id="467" w:author="Bob 3063" w:date="2018-02-02T15:50:00Z">
                <w:rPr>
                  <w:rFonts w:ascii="Cambria Math" w:hAnsi="Cambria Math"/>
                  <w:i/>
                  <w:rPrChange w:id="468" w:author="Bob 3063" w:date="2018-02-02T15:52:00Z">
                    <w:rPr>
                      <w:rFonts w:ascii="Cambria Math" w:hAnsi="Cambria Math"/>
                      <w:i/>
                      <w:color w:val="FF0000"/>
                    </w:rPr>
                  </w:rPrChange>
                </w:rPr>
              </w:ins>
            </m:ctrlPr>
          </m:sSubPr>
          <m:e>
            <m:r>
              <w:rPr>
                <w:rFonts w:ascii="Cambria Math" w:hAnsi="Cambria Math"/>
                <w:rPrChange w:id="469" w:author="Bob 3063" w:date="2018-02-02T15:52:00Z">
                  <w:rPr>
                    <w:rFonts w:ascii="Cambria Math" w:hAnsi="Cambria Math"/>
                    <w:color w:val="FF0000"/>
                  </w:rPr>
                </w:rPrChange>
              </w:rPr>
              <m:t>r</m:t>
            </m:r>
          </m:e>
          <m:sub>
            <m:r>
              <w:rPr>
                <w:rFonts w:ascii="Cambria Math" w:hAnsi="Cambria Math"/>
                <w:rPrChange w:id="470" w:author="Bob 3063" w:date="2018-02-02T15:52:00Z">
                  <w:rPr>
                    <w:rFonts w:ascii="Cambria Math" w:hAnsi="Cambria Math"/>
                    <w:color w:val="FF0000"/>
                  </w:rPr>
                </w:rPrChange>
              </w:rPr>
              <m:t>2</m:t>
            </m:r>
          </m:sub>
        </m:sSub>
      </m:oMath>
      <w:ins w:id="471" w:author="Bob 3063" w:date="2018-02-02T16:14:00Z">
        <w:r w:rsidR="001151BC">
          <w:br/>
        </w:r>
        <w:r w:rsidR="001151BC">
          <w:br/>
        </w:r>
      </w:ins>
      <w:ins w:id="472" w:author="Bob 3063" w:date="2018-02-02T16:15:00Z">
        <w:r w:rsidR="001151BC">
          <w:sym w:font="Wingdings" w:char="F0FC"/>
        </w:r>
        <w:r w:rsidR="001151BC">
          <w:t xml:space="preserve">  </w:t>
        </w:r>
        <w:proofErr w:type="gramStart"/>
        <w:r w:rsidR="001151BC">
          <w:t>Good</w:t>
        </w:r>
        <w:proofErr w:type="gramEnd"/>
        <w:r w:rsidR="001151BC">
          <w:t xml:space="preserve">.  </w:t>
        </w:r>
      </w:ins>
      <w:ins w:id="473" w:author="Bob 3063" w:date="2018-02-02T16:14:00Z">
        <w:r w:rsidR="001151BC">
          <w:br/>
        </w:r>
        <w:r w:rsidR="001151BC">
          <w:br/>
        </w:r>
      </w:ins>
    </w:p>
    <w:p w14:paraId="1286DEB3" w14:textId="5B1A42D5" w:rsidR="00A54933" w:rsidRPr="00F13C17" w:rsidRDefault="00A54933" w:rsidP="00307A80">
      <w:pPr>
        <w:rPr>
          <w:i/>
          <w:lang w:eastAsia="zh-CN"/>
        </w:rPr>
      </w:pPr>
    </w:p>
    <w:p w14:paraId="1982BC00" w14:textId="5909D13C" w:rsidR="004F3D1A" w:rsidRDefault="004F3D1A">
      <w:pPr>
        <w:rPr>
          <w:ins w:id="474" w:author="Bob 3063" w:date="2018-02-02T16:15:00Z"/>
          <w:i/>
          <w:lang w:eastAsia="zh-CN"/>
        </w:rPr>
      </w:pPr>
      <w:ins w:id="475" w:author="Bob 3063" w:date="2018-02-02T16:15:00Z">
        <w:r>
          <w:rPr>
            <w:i/>
            <w:lang w:eastAsia="zh-CN"/>
          </w:rPr>
          <w:br w:type="page"/>
        </w:r>
      </w:ins>
    </w:p>
    <w:p w14:paraId="68ACD6D7" w14:textId="77777777" w:rsidR="00A54933" w:rsidRPr="004F3D1A" w:rsidRDefault="00A54933" w:rsidP="00307A80">
      <w:pPr>
        <w:rPr>
          <w:i/>
          <w:lang w:eastAsia="zh-CN"/>
        </w:rPr>
      </w:pPr>
    </w:p>
    <w:p w14:paraId="219D3E8C" w14:textId="009C627F" w:rsidR="00A54933" w:rsidRPr="00F13C17" w:rsidRDefault="00097578" w:rsidP="00097578">
      <w:pPr>
        <w:pStyle w:val="ListParagraph"/>
        <w:numPr>
          <w:ilvl w:val="0"/>
          <w:numId w:val="1"/>
        </w:numPr>
        <w:rPr>
          <w:lang w:eastAsia="zh-CN"/>
          <w:rPrChange w:id="476" w:author="Bob 3063" w:date="2018-02-02T15:52:00Z">
            <w:rPr>
              <w:lang w:eastAsia="zh-CN"/>
            </w:rPr>
          </w:rPrChange>
        </w:rPr>
      </w:pPr>
      <w:r w:rsidRPr="00CD4B14">
        <w:rPr>
          <w:lang w:eastAsia="zh-CN"/>
        </w:rPr>
        <w:t>For the ion IO</w:t>
      </w:r>
      <w:r w:rsidRPr="00006FB5">
        <w:rPr>
          <w:vertAlign w:val="subscript"/>
          <w:lang w:eastAsia="zh-CN"/>
        </w:rPr>
        <w:softHyphen/>
        <w:t>3</w:t>
      </w:r>
      <w:r w:rsidRPr="00F13C17">
        <w:rPr>
          <w:lang w:eastAsia="zh-CN"/>
          <w:rPrChange w:id="477" w:author="Bob 3063" w:date="2018-02-02T15:52:00Z">
            <w:rPr>
              <w:lang w:eastAsia="zh-CN"/>
            </w:rPr>
          </w:rPrChange>
        </w:rPr>
        <w:softHyphen/>
      </w:r>
      <w:r w:rsidRPr="00F13C17">
        <w:rPr>
          <w:vertAlign w:val="superscript"/>
          <w:lang w:eastAsia="zh-CN"/>
          <w:rPrChange w:id="478" w:author="Bob 3063" w:date="2018-02-02T15:52:00Z">
            <w:rPr>
              <w:vertAlign w:val="superscript"/>
              <w:lang w:eastAsia="zh-CN"/>
            </w:rPr>
          </w:rPrChange>
        </w:rPr>
        <w:t>-</w:t>
      </w:r>
      <w:r w:rsidRPr="00F13C17">
        <w:rPr>
          <w:lang w:eastAsia="zh-CN"/>
          <w:rPrChange w:id="479" w:author="Bob 3063" w:date="2018-02-02T15:52:00Z">
            <w:rPr>
              <w:lang w:eastAsia="zh-CN"/>
            </w:rPr>
          </w:rPrChange>
        </w:rPr>
        <w:t>,</w:t>
      </w:r>
    </w:p>
    <w:p w14:paraId="0A7B5008" w14:textId="676F04AF" w:rsidR="00097578" w:rsidRPr="00F13C17" w:rsidRDefault="00097578" w:rsidP="00097578">
      <w:pPr>
        <w:pStyle w:val="ListParagraph"/>
        <w:numPr>
          <w:ilvl w:val="1"/>
          <w:numId w:val="1"/>
        </w:numPr>
        <w:rPr>
          <w:lang w:eastAsia="zh-CN"/>
          <w:rPrChange w:id="480" w:author="Bob 3063" w:date="2018-02-02T15:52:00Z">
            <w:rPr>
              <w:lang w:eastAsia="zh-CN"/>
            </w:rPr>
          </w:rPrChange>
        </w:rPr>
      </w:pPr>
      <w:r w:rsidRPr="00F13C17">
        <w:rPr>
          <w:lang w:eastAsia="zh-CN"/>
          <w:rPrChange w:id="481" w:author="Bob 3063" w:date="2018-02-02T15:52:00Z">
            <w:rPr>
              <w:lang w:eastAsia="zh-CN"/>
            </w:rPr>
          </w:rPrChange>
        </w:rPr>
        <w:t>Draw the electron dot diagram and structural formula using the method as taught in this course.</w:t>
      </w:r>
    </w:p>
    <w:p w14:paraId="2913895D" w14:textId="623B35D0" w:rsidR="00DE13E5" w:rsidRPr="00F13C17" w:rsidRDefault="00DE13E5" w:rsidP="00DE13E5">
      <w:pPr>
        <w:rPr>
          <w:lang w:eastAsia="zh-CN"/>
          <w:rPrChange w:id="482" w:author="Bob 3063" w:date="2018-02-02T15:52:00Z">
            <w:rPr>
              <w:lang w:eastAsia="zh-CN"/>
            </w:rPr>
          </w:rPrChange>
        </w:rPr>
      </w:pPr>
    </w:p>
    <w:p w14:paraId="148C6679" w14:textId="63420065" w:rsidR="00DE13E5" w:rsidRPr="00F13C17" w:rsidRDefault="00DE13E5" w:rsidP="00DE13E5">
      <w:pPr>
        <w:ind w:left="1080"/>
        <w:rPr>
          <w:lang w:eastAsia="zh-CN"/>
        </w:rPr>
      </w:pPr>
      <w:r w:rsidRPr="00F13C17">
        <w:rPr>
          <w:noProof/>
          <w:lang w:val="en-CA" w:eastAsia="en-CA"/>
        </w:rPr>
        <w:drawing>
          <wp:inline distT="0" distB="0" distL="0" distR="0" wp14:anchorId="14EDDA6A" wp14:editId="6C4D0EE9">
            <wp:extent cx="58674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7400" cy="2628900"/>
                    </a:xfrm>
                    <a:prstGeom prst="rect">
                      <a:avLst/>
                    </a:prstGeom>
                    <a:noFill/>
                    <a:ln>
                      <a:noFill/>
                    </a:ln>
                  </pic:spPr>
                </pic:pic>
              </a:graphicData>
            </a:graphic>
          </wp:inline>
        </w:drawing>
      </w:r>
    </w:p>
    <w:p w14:paraId="6F83E7F2" w14:textId="77777777" w:rsidR="00DE13E5" w:rsidRPr="00E838DB" w:rsidRDefault="00DE13E5" w:rsidP="00DE13E5">
      <w:pPr>
        <w:ind w:left="1080"/>
        <w:rPr>
          <w:lang w:eastAsia="zh-CN"/>
        </w:rPr>
      </w:pPr>
    </w:p>
    <w:p w14:paraId="77CEA46F" w14:textId="75D94B02" w:rsidR="00097578" w:rsidRPr="00585361" w:rsidRDefault="00097578" w:rsidP="00097578">
      <w:pPr>
        <w:pStyle w:val="ListParagraph"/>
        <w:numPr>
          <w:ilvl w:val="1"/>
          <w:numId w:val="1"/>
        </w:numPr>
        <w:rPr>
          <w:lang w:eastAsia="zh-CN"/>
        </w:rPr>
      </w:pPr>
      <w:r w:rsidRPr="00585361">
        <w:rPr>
          <w:lang w:eastAsia="zh-CN"/>
        </w:rPr>
        <w:t>Predict the shape.</w:t>
      </w:r>
    </w:p>
    <w:p w14:paraId="2C1F8B7B" w14:textId="13011722" w:rsidR="003D5FED" w:rsidRPr="00F13C17" w:rsidRDefault="00D75DFE" w:rsidP="003D5FED">
      <w:pPr>
        <w:pStyle w:val="ListParagraph"/>
        <w:ind w:left="1440"/>
        <w:rPr>
          <w:lang w:eastAsia="zh-CN"/>
        </w:rPr>
      </w:pPr>
      <w:r w:rsidRPr="00F13C17">
        <w:rPr>
          <w:lang w:eastAsia="zh-CN"/>
          <w:rPrChange w:id="483" w:author="Bob 3063" w:date="2018-02-02T15:52:00Z">
            <w:rPr>
              <w:color w:val="FF0000"/>
              <w:lang w:eastAsia="zh-CN"/>
            </w:rPr>
          </w:rPrChange>
        </w:rPr>
        <w:t>Trigonal Planar</w:t>
      </w:r>
    </w:p>
    <w:p w14:paraId="5A8B5B72" w14:textId="5E6D5EF7" w:rsidR="00097578" w:rsidRPr="005247AC" w:rsidRDefault="00097578" w:rsidP="00097578">
      <w:pPr>
        <w:pStyle w:val="ListParagraph"/>
        <w:numPr>
          <w:ilvl w:val="1"/>
          <w:numId w:val="1"/>
        </w:numPr>
        <w:rPr>
          <w:lang w:eastAsia="zh-CN"/>
        </w:rPr>
      </w:pPr>
      <w:r w:rsidRPr="005247AC">
        <w:rPr>
          <w:lang w:eastAsia="zh-CN"/>
        </w:rPr>
        <w:t>Predict whether it is polar or non-</w:t>
      </w:r>
      <w:r w:rsidR="00D75DFE" w:rsidRPr="005247AC">
        <w:rPr>
          <w:lang w:eastAsia="zh-CN"/>
        </w:rPr>
        <w:t>polar and</w:t>
      </w:r>
      <w:r w:rsidRPr="005247AC">
        <w:rPr>
          <w:lang w:eastAsia="zh-CN"/>
        </w:rPr>
        <w:t xml:space="preserve"> justify your prediction. Indicate the positive and negative poles</w:t>
      </w:r>
    </w:p>
    <w:p w14:paraId="24E10DE9" w14:textId="64EB0AE8" w:rsidR="00D75DFE" w:rsidRPr="00F13C17" w:rsidRDefault="00D75DFE" w:rsidP="00D75DFE">
      <w:pPr>
        <w:pStyle w:val="ListParagraph"/>
        <w:ind w:left="1440"/>
        <w:rPr>
          <w:lang w:eastAsia="zh-CN"/>
          <w:rPrChange w:id="484" w:author="Bob 3063" w:date="2018-02-02T15:52:00Z">
            <w:rPr>
              <w:color w:val="FF0000"/>
              <w:lang w:eastAsia="zh-CN"/>
            </w:rPr>
          </w:rPrChange>
        </w:rPr>
      </w:pPr>
      <w:r w:rsidRPr="00F13C17">
        <w:rPr>
          <w:lang w:eastAsia="zh-CN"/>
          <w:rPrChange w:id="485" w:author="Bob 3063" w:date="2018-02-02T15:52:00Z">
            <w:rPr>
              <w:color w:val="FF0000"/>
              <w:lang w:eastAsia="zh-CN"/>
            </w:rPr>
          </w:rPrChange>
        </w:rPr>
        <w:t xml:space="preserve">The difference of electronegativity between I and O is 0.8, which is between 0.4 and 1.7. Therefore, the molecular bond is polar covalent. </w:t>
      </w:r>
    </w:p>
    <w:p w14:paraId="280E4D02" w14:textId="0E43B7C3" w:rsidR="00D75DFE" w:rsidRPr="00F13C17" w:rsidRDefault="00D75DFE" w:rsidP="00D75DFE">
      <w:pPr>
        <w:pStyle w:val="ListParagraph"/>
        <w:ind w:left="1440"/>
        <w:rPr>
          <w:lang w:eastAsia="zh-CN"/>
          <w:rPrChange w:id="486" w:author="Bob 3063" w:date="2018-02-02T15:52:00Z">
            <w:rPr>
              <w:color w:val="FF0000"/>
              <w:lang w:eastAsia="zh-CN"/>
            </w:rPr>
          </w:rPrChange>
        </w:rPr>
      </w:pPr>
      <w:r w:rsidRPr="00F13C17">
        <w:rPr>
          <w:lang w:eastAsia="zh-CN"/>
          <w:rPrChange w:id="487" w:author="Bob 3063" w:date="2018-02-02T15:52:00Z">
            <w:rPr>
              <w:color w:val="FF0000"/>
              <w:lang w:eastAsia="zh-CN"/>
            </w:rPr>
          </w:rPrChange>
        </w:rPr>
        <w:t>Positive pole: I atom</w:t>
      </w:r>
    </w:p>
    <w:p w14:paraId="55646FE9" w14:textId="77777777" w:rsidR="002A4274" w:rsidRDefault="00D75DFE" w:rsidP="002A4274">
      <w:pPr>
        <w:pStyle w:val="ListParagraph"/>
        <w:ind w:left="1440"/>
        <w:rPr>
          <w:ins w:id="488" w:author="Bob 3063" w:date="2018-02-02T16:15:00Z"/>
          <w:lang w:eastAsia="zh-CN"/>
        </w:rPr>
      </w:pPr>
      <w:r w:rsidRPr="00F13C17">
        <w:rPr>
          <w:lang w:eastAsia="zh-CN"/>
          <w:rPrChange w:id="489" w:author="Bob 3063" w:date="2018-02-02T15:52:00Z">
            <w:rPr>
              <w:color w:val="FF0000"/>
              <w:lang w:eastAsia="zh-CN"/>
            </w:rPr>
          </w:rPrChange>
        </w:rPr>
        <w:t>Negative pole: O atom</w:t>
      </w:r>
      <w:ins w:id="490" w:author="Bob 3063" w:date="2018-02-02T16:15:00Z">
        <w:r w:rsidR="002A4274">
          <w:rPr>
            <w:lang w:eastAsia="zh-CN"/>
          </w:rPr>
          <w:br/>
        </w:r>
        <w:r w:rsidR="002A4274">
          <w:rPr>
            <w:lang w:eastAsia="zh-CN"/>
          </w:rPr>
          <w:br/>
        </w:r>
        <w:r w:rsidR="002A4274">
          <w:rPr>
            <w:lang w:eastAsia="zh-CN"/>
          </w:rPr>
          <w:t>08 Iodate Ion</w:t>
        </w:r>
      </w:ins>
    </w:p>
    <w:p w14:paraId="09262E44" w14:textId="257C818A" w:rsidR="002A4274" w:rsidRDefault="002A4274" w:rsidP="002A4274">
      <w:pPr>
        <w:pStyle w:val="ListParagraph"/>
        <w:ind w:left="1440"/>
        <w:rPr>
          <w:ins w:id="491" w:author="Bob 3063" w:date="2018-02-02T16:15:00Z"/>
          <w:lang w:eastAsia="zh-CN"/>
        </w:rPr>
      </w:pPr>
      <w:ins w:id="492" w:author="Bob 3063" w:date="2018-02-02T16:15:00Z">
        <w:r>
          <w:rPr>
            <w:lang w:eastAsia="zh-CN"/>
          </w:rPr>
          <w:t xml:space="preserve">a)  Lewis dot                       2 mx  </w:t>
        </w:r>
        <w:r>
          <w:rPr>
            <w:lang w:eastAsia="zh-CN"/>
          </w:rPr>
          <w:sym w:font="Wingdings" w:char="F0FC"/>
        </w:r>
        <w:r>
          <w:rPr>
            <w:lang w:eastAsia="zh-CN"/>
          </w:rPr>
          <w:sym w:font="Wingdings" w:char="F0FB"/>
        </w:r>
        <w:r>
          <w:rPr>
            <w:lang w:eastAsia="zh-CN"/>
          </w:rPr>
          <w:t xml:space="preserve">  Brackets and charge needed here.  </w:t>
        </w:r>
      </w:ins>
      <w:ins w:id="493" w:author="Bob 3063" w:date="2018-02-02T16:16:00Z">
        <w:r>
          <w:rPr>
            <w:lang w:eastAsia="zh-CN"/>
          </w:rPr>
          <w:t xml:space="preserve">This is not the method taught in this course </w:t>
        </w:r>
      </w:ins>
      <w:ins w:id="494" w:author="Bob 3063" w:date="2018-02-02T16:17:00Z">
        <w:r>
          <w:rPr>
            <w:lang w:eastAsia="zh-CN"/>
          </w:rPr>
          <w:t xml:space="preserve">… </w:t>
        </w:r>
      </w:ins>
    </w:p>
    <w:p w14:paraId="18C99A68" w14:textId="45939CE4" w:rsidR="002A4274" w:rsidRPr="002A4274" w:rsidRDefault="002A4274" w:rsidP="002A4274">
      <w:pPr>
        <w:pStyle w:val="ListParagraph"/>
        <w:ind w:left="1440"/>
        <w:rPr>
          <w:ins w:id="495" w:author="Bob 3063" w:date="2018-02-02T16:15:00Z"/>
          <w:lang w:eastAsia="zh-CN"/>
        </w:rPr>
      </w:pPr>
      <w:ins w:id="496" w:author="Bob 3063" w:date="2018-02-02T16:15:00Z">
        <w:r>
          <w:rPr>
            <w:lang w:eastAsia="zh-CN"/>
          </w:rPr>
          <w:t xml:space="preserve">     Structural                       2 mx  </w:t>
        </w:r>
      </w:ins>
      <w:ins w:id="497" w:author="Bob 3063" w:date="2018-02-02T16:16:00Z">
        <w:r w:rsidRPr="002A4274">
          <w:rPr>
            <w:vertAlign w:val="superscript"/>
            <w:lang w:eastAsia="zh-CN"/>
            <w:rPrChange w:id="498" w:author="Bob 3063" w:date="2018-02-02T16:16:00Z">
              <w:rPr>
                <w:lang w:eastAsia="zh-CN"/>
              </w:rPr>
            </w:rPrChange>
          </w:rPr>
          <w:sym w:font="Wingdings" w:char="F0FC"/>
        </w:r>
        <w:r w:rsidRPr="002A4274">
          <w:rPr>
            <w:vertAlign w:val="subscript"/>
            <w:lang w:eastAsia="zh-CN"/>
            <w:rPrChange w:id="499" w:author="Bob 3063" w:date="2018-02-02T16:16:00Z">
              <w:rPr>
                <w:lang w:eastAsia="zh-CN"/>
              </w:rPr>
            </w:rPrChange>
          </w:rPr>
          <w:sym w:font="Wingdings" w:char="F0FB"/>
        </w:r>
        <w:r>
          <w:rPr>
            <w:lang w:eastAsia="zh-CN"/>
          </w:rPr>
          <w:t xml:space="preserve"> </w:t>
        </w:r>
        <w:r>
          <w:rPr>
            <w:lang w:eastAsia="zh-CN"/>
          </w:rPr>
          <w:sym w:font="Wingdings" w:char="F0FB"/>
        </w:r>
        <w:r>
          <w:rPr>
            <w:lang w:eastAsia="zh-CN"/>
          </w:rPr>
          <w:t xml:space="preserve">  extra </w:t>
        </w:r>
        <w:proofErr w:type="spellStart"/>
        <w:r>
          <w:rPr>
            <w:lang w:eastAsia="zh-CN"/>
          </w:rPr>
          <w:t>neg</w:t>
        </w:r>
        <w:proofErr w:type="spellEnd"/>
        <w:r>
          <w:rPr>
            <w:lang w:eastAsia="zh-CN"/>
          </w:rPr>
          <w:t xml:space="preserve"> sign?  Shape needed … see below … </w:t>
        </w:r>
      </w:ins>
    </w:p>
    <w:p w14:paraId="09354800" w14:textId="34824A39" w:rsidR="002A4274" w:rsidRDefault="002A4274" w:rsidP="002A4274">
      <w:pPr>
        <w:pStyle w:val="ListParagraph"/>
        <w:ind w:left="1440"/>
        <w:rPr>
          <w:ins w:id="500" w:author="Bob 3063" w:date="2018-02-02T16:15:00Z"/>
          <w:lang w:eastAsia="zh-CN"/>
        </w:rPr>
      </w:pPr>
      <w:ins w:id="501" w:author="Bob 3063" w:date="2018-02-02T16:15:00Z">
        <w:r>
          <w:rPr>
            <w:lang w:eastAsia="zh-CN"/>
          </w:rPr>
          <w:t xml:space="preserve">b)  Pyramidal                      1 </w:t>
        </w:r>
        <w:proofErr w:type="spellStart"/>
        <w:proofErr w:type="gramStart"/>
        <w:r>
          <w:rPr>
            <w:lang w:eastAsia="zh-CN"/>
          </w:rPr>
          <w:t>mk</w:t>
        </w:r>
        <w:proofErr w:type="spellEnd"/>
        <w:proofErr w:type="gramEnd"/>
        <w:r>
          <w:rPr>
            <w:lang w:eastAsia="zh-CN"/>
          </w:rPr>
          <w:t xml:space="preserve">  </w:t>
        </w:r>
      </w:ins>
      <w:ins w:id="502" w:author="Bob 3063" w:date="2018-02-02T16:17:00Z">
        <w:r>
          <w:rPr>
            <w:lang w:eastAsia="zh-CN"/>
          </w:rPr>
          <w:sym w:font="Wingdings" w:char="F0FB"/>
        </w:r>
      </w:ins>
    </w:p>
    <w:p w14:paraId="5C17CEA9" w14:textId="3F56FE69" w:rsidR="002A4274" w:rsidRDefault="002A4274" w:rsidP="002A4274">
      <w:pPr>
        <w:pStyle w:val="ListParagraph"/>
        <w:ind w:left="1440"/>
        <w:rPr>
          <w:ins w:id="503" w:author="Bob 3063" w:date="2018-02-02T16:15:00Z"/>
          <w:lang w:eastAsia="zh-CN"/>
        </w:rPr>
      </w:pPr>
      <w:ins w:id="504" w:author="Bob 3063" w:date="2018-02-02T16:15:00Z">
        <w:r>
          <w:rPr>
            <w:lang w:eastAsia="zh-CN"/>
          </w:rPr>
          <w:t xml:space="preserve">c)  I </w:t>
        </w:r>
        <w:proofErr w:type="spellStart"/>
        <w:r>
          <w:rPr>
            <w:lang w:eastAsia="zh-CN"/>
          </w:rPr>
          <w:t>pos</w:t>
        </w:r>
        <w:proofErr w:type="spellEnd"/>
        <w:r>
          <w:rPr>
            <w:lang w:eastAsia="zh-CN"/>
          </w:rPr>
          <w:t xml:space="preserve">/O </w:t>
        </w:r>
        <w:proofErr w:type="spellStart"/>
        <w:r>
          <w:rPr>
            <w:lang w:eastAsia="zh-CN"/>
          </w:rPr>
          <w:t>neg</w:t>
        </w:r>
        <w:proofErr w:type="spellEnd"/>
        <w:r>
          <w:rPr>
            <w:lang w:eastAsia="zh-CN"/>
          </w:rPr>
          <w:t>/</w:t>
        </w:r>
        <w:proofErr w:type="spellStart"/>
        <w:r>
          <w:rPr>
            <w:lang w:eastAsia="zh-CN"/>
          </w:rPr>
          <w:t>Expl’n</w:t>
        </w:r>
        <w:proofErr w:type="spellEnd"/>
        <w:r>
          <w:rPr>
            <w:lang w:eastAsia="zh-CN"/>
          </w:rPr>
          <w:t xml:space="preserve">       2 mx  </w:t>
        </w:r>
      </w:ins>
      <w:ins w:id="505" w:author="Bob 3063" w:date="2018-02-02T16:17:00Z">
        <w:r>
          <w:rPr>
            <w:lang w:eastAsia="zh-CN"/>
          </w:rPr>
          <w:sym w:font="Wingdings" w:char="F0FC"/>
        </w:r>
        <w:r>
          <w:rPr>
            <w:lang w:eastAsia="zh-CN"/>
          </w:rPr>
          <w:sym w:font="Wingdings" w:char="F0FC"/>
        </w:r>
      </w:ins>
    </w:p>
    <w:p w14:paraId="18601F1C" w14:textId="77777777" w:rsidR="002A4274" w:rsidRDefault="002A4274" w:rsidP="002A4274">
      <w:pPr>
        <w:pStyle w:val="ListParagraph"/>
        <w:ind w:left="1440"/>
        <w:rPr>
          <w:ins w:id="506" w:author="Bob 3063" w:date="2018-02-02T16:15:00Z"/>
          <w:lang w:eastAsia="zh-CN"/>
        </w:rPr>
      </w:pPr>
      <w:ins w:id="507" w:author="Bob 3063" w:date="2018-02-02T16:15:00Z">
        <w:r>
          <w:rPr>
            <w:lang w:eastAsia="zh-CN"/>
          </w:rPr>
          <w:t xml:space="preserve">     (</w:t>
        </w:r>
        <w:proofErr w:type="gramStart"/>
        <w:r>
          <w:rPr>
            <w:lang w:eastAsia="zh-CN"/>
          </w:rPr>
          <w:t>justify</w:t>
        </w:r>
        <w:proofErr w:type="gramEnd"/>
        <w:r>
          <w:rPr>
            <w:lang w:eastAsia="zh-CN"/>
          </w:rPr>
          <w:t xml:space="preserve"> prediction, indicate poles)</w:t>
        </w:r>
      </w:ins>
    </w:p>
    <w:p w14:paraId="3A96365C" w14:textId="0AF50048" w:rsidR="002A4274" w:rsidRDefault="002A4274" w:rsidP="002A4274">
      <w:pPr>
        <w:pStyle w:val="ListParagraph"/>
        <w:ind w:left="1440"/>
        <w:rPr>
          <w:ins w:id="508" w:author="Bob 3063" w:date="2018-02-02T16:15:00Z"/>
          <w:lang w:eastAsia="zh-CN"/>
        </w:rPr>
      </w:pPr>
      <w:ins w:id="509" w:author="Bob 3063" w:date="2018-02-02T16:15:00Z">
        <w:r>
          <w:rPr>
            <w:lang w:eastAsia="zh-CN"/>
          </w:rPr>
          <w:t xml:space="preserve">=== </w:t>
        </w:r>
      </w:ins>
      <w:ins w:id="510" w:author="Bob 3063" w:date="2018-02-02T16:17:00Z">
        <w:r>
          <w:rPr>
            <w:lang w:eastAsia="zh-CN"/>
          </w:rPr>
          <w:t>3.5</w:t>
        </w:r>
      </w:ins>
      <w:ins w:id="511" w:author="Bob 3063" w:date="2018-02-02T16:15:00Z">
        <w:r>
          <w:rPr>
            <w:lang w:eastAsia="zh-CN"/>
          </w:rPr>
          <w:t>/7</w:t>
        </w:r>
      </w:ins>
      <w:ins w:id="512" w:author="Bob 3063" w:date="2018-02-02T16:17:00Z">
        <w:r w:rsidR="00423EAE">
          <w:rPr>
            <w:lang w:eastAsia="zh-CN"/>
          </w:rPr>
          <w:br/>
        </w:r>
        <w:r w:rsidR="00423EAE">
          <w:rPr>
            <w:lang w:eastAsia="zh-CN"/>
          </w:rPr>
          <w:br/>
        </w:r>
      </w:ins>
      <w:ins w:id="513" w:author="Bob 3063" w:date="2018-02-02T16:16:00Z">
        <w:r>
          <w:rPr>
            <w:lang w:eastAsia="zh-CN"/>
          </w:rPr>
          <w:br/>
        </w:r>
        <w:r>
          <w:rPr>
            <w:lang w:eastAsia="zh-CN"/>
          </w:rPr>
          <w:lastRenderedPageBreak/>
          <w:br/>
        </w:r>
        <w:r>
          <w:rPr>
            <w:noProof/>
            <w:lang w:val="en-CA" w:eastAsia="en-CA"/>
          </w:rPr>
          <w:drawing>
            <wp:inline distT="0" distB="0" distL="0" distR="0" wp14:anchorId="252A0F64" wp14:editId="7535127F">
              <wp:extent cx="5562600" cy="162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wisStructural.jpg"/>
                      <pic:cNvPicPr/>
                    </pic:nvPicPr>
                    <pic:blipFill>
                      <a:blip r:embed="rId18">
                        <a:extLst>
                          <a:ext uri="{28A0092B-C50C-407E-A947-70E740481C1C}">
                            <a14:useLocalDpi xmlns:a14="http://schemas.microsoft.com/office/drawing/2010/main" val="0"/>
                          </a:ext>
                        </a:extLst>
                      </a:blip>
                      <a:stretch>
                        <a:fillRect/>
                      </a:stretch>
                    </pic:blipFill>
                    <pic:spPr>
                      <a:xfrm>
                        <a:off x="0" y="0"/>
                        <a:ext cx="5562600" cy="1628775"/>
                      </a:xfrm>
                      <a:prstGeom prst="rect">
                        <a:avLst/>
                      </a:prstGeom>
                    </pic:spPr>
                  </pic:pic>
                </a:graphicData>
              </a:graphic>
            </wp:inline>
          </w:drawing>
        </w:r>
      </w:ins>
    </w:p>
    <w:p w14:paraId="2FB04250" w14:textId="77777777" w:rsidR="002A4274" w:rsidRDefault="002A4274" w:rsidP="002A4274">
      <w:pPr>
        <w:pStyle w:val="ListParagraph"/>
        <w:ind w:left="1440"/>
        <w:rPr>
          <w:ins w:id="514" w:author="Bob 3063" w:date="2018-02-02T16:15:00Z"/>
          <w:lang w:eastAsia="zh-CN"/>
        </w:rPr>
      </w:pPr>
    </w:p>
    <w:p w14:paraId="3E380349" w14:textId="211F37F1" w:rsidR="00D75DFE" w:rsidRPr="00F13C17" w:rsidRDefault="002A4274" w:rsidP="00D75DFE">
      <w:pPr>
        <w:pStyle w:val="ListParagraph"/>
        <w:ind w:left="1440"/>
        <w:rPr>
          <w:lang w:eastAsia="zh-CN"/>
          <w:rPrChange w:id="515" w:author="Bob 3063" w:date="2018-02-02T15:52:00Z">
            <w:rPr>
              <w:color w:val="FF0000"/>
              <w:lang w:eastAsia="zh-CN"/>
            </w:rPr>
          </w:rPrChange>
        </w:rPr>
      </w:pPr>
      <w:ins w:id="516" w:author="Bob 3063" w:date="2018-02-02T16:15:00Z">
        <w:r>
          <w:rPr>
            <w:lang w:eastAsia="zh-CN"/>
          </w:rPr>
          <w:br/>
        </w:r>
        <w:r>
          <w:rPr>
            <w:lang w:eastAsia="zh-CN"/>
          </w:rPr>
          <w:br/>
        </w:r>
      </w:ins>
    </w:p>
    <w:p w14:paraId="380CDE9E" w14:textId="0DAD2CAC" w:rsidR="00097578" w:rsidRPr="00F13C17" w:rsidRDefault="00097578" w:rsidP="00097578">
      <w:pPr>
        <w:pStyle w:val="ListParagraph"/>
        <w:numPr>
          <w:ilvl w:val="0"/>
          <w:numId w:val="1"/>
        </w:numPr>
        <w:rPr>
          <w:lang w:eastAsia="zh-CN"/>
        </w:rPr>
      </w:pPr>
      <w:r w:rsidRPr="00F13C17">
        <w:rPr>
          <w:lang w:eastAsia="zh-CN"/>
        </w:rPr>
        <w:t>For the molecule CHCl</w:t>
      </w:r>
      <w:r w:rsidRPr="00F13C17">
        <w:rPr>
          <w:vertAlign w:val="subscript"/>
          <w:lang w:eastAsia="zh-CN"/>
        </w:rPr>
        <w:t>3</w:t>
      </w:r>
      <w:r w:rsidRPr="00F13C17">
        <w:rPr>
          <w:lang w:eastAsia="zh-CN"/>
        </w:rPr>
        <w:t>,</w:t>
      </w:r>
    </w:p>
    <w:p w14:paraId="479775F6" w14:textId="3434DE91" w:rsidR="00097578" w:rsidRPr="005247AC" w:rsidRDefault="00097578" w:rsidP="00097578">
      <w:pPr>
        <w:pStyle w:val="ListParagraph"/>
        <w:numPr>
          <w:ilvl w:val="1"/>
          <w:numId w:val="1"/>
        </w:numPr>
        <w:rPr>
          <w:lang w:eastAsia="zh-CN"/>
        </w:rPr>
      </w:pPr>
      <w:r w:rsidRPr="00F13C17">
        <w:rPr>
          <w:lang w:eastAsia="zh-CN"/>
        </w:rPr>
        <w:t>Draw the electron dot diagram and structural for</w:t>
      </w:r>
      <w:r w:rsidRPr="00C63B10">
        <w:rPr>
          <w:lang w:eastAsia="zh-CN"/>
        </w:rPr>
        <w:t>mula.</w:t>
      </w:r>
      <w:r w:rsidR="00DE13E5" w:rsidRPr="00C63B10">
        <w:rPr>
          <w:noProof/>
          <w:lang w:eastAsia="zh-CN"/>
        </w:rPr>
        <w:t xml:space="preserve"> </w:t>
      </w:r>
      <w:r w:rsidR="00DE13E5" w:rsidRPr="005247AC">
        <w:rPr>
          <w:noProof/>
          <w:lang w:val="en-CA" w:eastAsia="en-CA"/>
        </w:rPr>
        <w:drawing>
          <wp:inline distT="0" distB="0" distL="0" distR="0" wp14:anchorId="028A417E" wp14:editId="2E00E8F5">
            <wp:extent cx="59436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768F612F" w14:textId="1C1CE2E1" w:rsidR="00097578" w:rsidRPr="00EB5F94" w:rsidRDefault="00097578" w:rsidP="00097578">
      <w:pPr>
        <w:pStyle w:val="ListParagraph"/>
        <w:numPr>
          <w:ilvl w:val="1"/>
          <w:numId w:val="1"/>
        </w:numPr>
        <w:rPr>
          <w:lang w:eastAsia="zh-CN"/>
        </w:rPr>
      </w:pPr>
      <w:r w:rsidRPr="00EB5F94">
        <w:rPr>
          <w:lang w:eastAsia="zh-CN"/>
        </w:rPr>
        <w:t>Predict the shape.</w:t>
      </w:r>
    </w:p>
    <w:p w14:paraId="1B389E78" w14:textId="6CC0FABD" w:rsidR="00D75DFE" w:rsidRPr="00F13C17" w:rsidRDefault="00D75DFE" w:rsidP="00D75DFE">
      <w:pPr>
        <w:ind w:left="1440"/>
        <w:rPr>
          <w:lang w:eastAsia="zh-CN"/>
          <w:rPrChange w:id="517" w:author="Bob 3063" w:date="2018-02-02T15:52:00Z">
            <w:rPr>
              <w:color w:val="FF0000"/>
              <w:lang w:eastAsia="zh-CN"/>
            </w:rPr>
          </w:rPrChange>
        </w:rPr>
      </w:pPr>
      <w:r w:rsidRPr="00F13C17">
        <w:rPr>
          <w:lang w:eastAsia="zh-CN"/>
          <w:rPrChange w:id="518" w:author="Bob 3063" w:date="2018-02-02T15:52:00Z">
            <w:rPr>
              <w:color w:val="FF0000"/>
              <w:lang w:eastAsia="zh-CN"/>
            </w:rPr>
          </w:rPrChange>
        </w:rPr>
        <w:lastRenderedPageBreak/>
        <w:t>Tetrahedral</w:t>
      </w:r>
      <w:r w:rsidR="00DE13E5" w:rsidRPr="00F13C17">
        <w:rPr>
          <w:noProof/>
          <w:lang w:val="en-CA" w:eastAsia="en-CA"/>
          <w:rPrChange w:id="519" w:author="Bob 3063" w:date="2018-02-02T15:52:00Z">
            <w:rPr>
              <w:noProof/>
              <w:color w:val="FF0000"/>
              <w:lang w:val="en-CA" w:eastAsia="en-CA"/>
            </w:rPr>
          </w:rPrChange>
        </w:rPr>
        <w:drawing>
          <wp:inline distT="0" distB="0" distL="0" distR="0" wp14:anchorId="0B668031" wp14:editId="741535E1">
            <wp:extent cx="593407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04073761" w14:textId="4C70AEEB" w:rsidR="00097578" w:rsidRPr="00F13C17" w:rsidRDefault="00097578" w:rsidP="00097578">
      <w:pPr>
        <w:pStyle w:val="ListParagraph"/>
        <w:numPr>
          <w:ilvl w:val="1"/>
          <w:numId w:val="1"/>
        </w:numPr>
        <w:rPr>
          <w:lang w:eastAsia="zh-CN"/>
          <w:rPrChange w:id="520" w:author="Bob 3063" w:date="2018-02-02T15:52:00Z">
            <w:rPr>
              <w:lang w:eastAsia="zh-CN"/>
            </w:rPr>
          </w:rPrChange>
        </w:rPr>
      </w:pPr>
      <w:r w:rsidRPr="00F13C17">
        <w:rPr>
          <w:lang w:eastAsia="zh-CN"/>
        </w:rPr>
        <w:t>Predict whether it is polar or non-</w:t>
      </w:r>
      <w:r w:rsidR="00D75DFE" w:rsidRPr="00F13C17">
        <w:rPr>
          <w:lang w:eastAsia="zh-CN"/>
        </w:rPr>
        <w:t>polar and</w:t>
      </w:r>
      <w:r w:rsidRPr="00F13C17">
        <w:rPr>
          <w:lang w:eastAsia="zh-CN"/>
        </w:rPr>
        <w:t xml:space="preserve"> justify your prediction. Indicate the positive and negative poles.</w:t>
      </w:r>
    </w:p>
    <w:p w14:paraId="19F34291" w14:textId="048B3152" w:rsidR="00D75DFE" w:rsidRPr="00F13C17" w:rsidRDefault="00D75DFE" w:rsidP="00D75DFE">
      <w:pPr>
        <w:pStyle w:val="ListParagraph"/>
        <w:ind w:left="1440"/>
        <w:rPr>
          <w:lang w:eastAsia="zh-CN"/>
          <w:rPrChange w:id="521" w:author="Bob 3063" w:date="2018-02-02T15:52:00Z">
            <w:rPr>
              <w:color w:val="FF0000"/>
              <w:lang w:eastAsia="zh-CN"/>
            </w:rPr>
          </w:rPrChange>
        </w:rPr>
      </w:pPr>
      <w:r w:rsidRPr="00F13C17">
        <w:rPr>
          <w:lang w:eastAsia="zh-CN"/>
          <w:rPrChange w:id="522" w:author="Bob 3063" w:date="2018-02-02T15:52:00Z">
            <w:rPr>
              <w:color w:val="FF0000"/>
              <w:lang w:eastAsia="zh-CN"/>
            </w:rPr>
          </w:rPrChange>
        </w:rPr>
        <w:t xml:space="preserve">The difference of electronegativity between C and H is 0.3, and 0.6 between C and Cl. Therefore, the molecular bond is polar covalent. </w:t>
      </w:r>
    </w:p>
    <w:p w14:paraId="6AEFBFFF" w14:textId="7106DD46" w:rsidR="00D75DFE" w:rsidRPr="00F13C17" w:rsidRDefault="00D75DFE" w:rsidP="00D75DFE">
      <w:pPr>
        <w:pStyle w:val="ListParagraph"/>
        <w:ind w:left="1440"/>
        <w:rPr>
          <w:lang w:eastAsia="zh-CN"/>
          <w:rPrChange w:id="523" w:author="Bob 3063" w:date="2018-02-02T15:52:00Z">
            <w:rPr>
              <w:color w:val="FF0000"/>
              <w:lang w:eastAsia="zh-CN"/>
            </w:rPr>
          </w:rPrChange>
        </w:rPr>
      </w:pPr>
      <w:r w:rsidRPr="00F13C17">
        <w:rPr>
          <w:lang w:eastAsia="zh-CN"/>
          <w:rPrChange w:id="524" w:author="Bob 3063" w:date="2018-02-02T15:52:00Z">
            <w:rPr>
              <w:color w:val="FF0000"/>
              <w:lang w:eastAsia="zh-CN"/>
            </w:rPr>
          </w:rPrChange>
        </w:rPr>
        <w:t>Positive pole: H atom</w:t>
      </w:r>
    </w:p>
    <w:p w14:paraId="4B998E91" w14:textId="77777777" w:rsidR="002B5715" w:rsidRDefault="00D75DFE" w:rsidP="002B5715">
      <w:pPr>
        <w:pStyle w:val="ListParagraph"/>
        <w:ind w:left="1440"/>
        <w:rPr>
          <w:ins w:id="525" w:author="Bob 3063" w:date="2018-02-02T16:18:00Z"/>
          <w:lang w:eastAsia="zh-CN"/>
        </w:rPr>
      </w:pPr>
      <w:r w:rsidRPr="00F13C17">
        <w:rPr>
          <w:lang w:eastAsia="zh-CN"/>
          <w:rPrChange w:id="526" w:author="Bob 3063" w:date="2018-02-02T15:52:00Z">
            <w:rPr>
              <w:color w:val="FF0000"/>
              <w:lang w:eastAsia="zh-CN"/>
            </w:rPr>
          </w:rPrChange>
        </w:rPr>
        <w:t>Negative pole: Cl atom</w:t>
      </w:r>
      <w:ins w:id="527" w:author="Bob 3063" w:date="2018-02-02T16:18:00Z">
        <w:r w:rsidR="002B5715">
          <w:rPr>
            <w:lang w:eastAsia="zh-CN"/>
          </w:rPr>
          <w:br/>
        </w:r>
        <w:r w:rsidR="002B5715">
          <w:rPr>
            <w:lang w:eastAsia="zh-CN"/>
          </w:rPr>
          <w:br/>
        </w:r>
        <w:r w:rsidR="002B5715">
          <w:rPr>
            <w:lang w:eastAsia="zh-CN"/>
          </w:rPr>
          <w:t>09 Chloroform Structure</w:t>
        </w:r>
      </w:ins>
    </w:p>
    <w:p w14:paraId="5CFF342E" w14:textId="25E6C480" w:rsidR="002B5715" w:rsidRPr="002B5715" w:rsidRDefault="002B5715" w:rsidP="002B5715">
      <w:pPr>
        <w:pStyle w:val="ListParagraph"/>
        <w:ind w:left="1440"/>
        <w:rPr>
          <w:ins w:id="528" w:author="Bob 3063" w:date="2018-02-02T16:18:00Z"/>
          <w:lang w:eastAsia="zh-CN"/>
        </w:rPr>
      </w:pPr>
      <w:ins w:id="529" w:author="Bob 3063" w:date="2018-02-02T16:18:00Z">
        <w:r>
          <w:rPr>
            <w:lang w:eastAsia="zh-CN"/>
          </w:rPr>
          <w:t xml:space="preserve">a)  Lewis Dot                   2 mx  </w:t>
        </w:r>
        <w:r>
          <w:rPr>
            <w:lang w:eastAsia="zh-CN"/>
          </w:rPr>
          <w:sym w:font="Wingdings" w:char="F0FC"/>
        </w:r>
        <w:r w:rsidRPr="002B5715">
          <w:rPr>
            <w:vertAlign w:val="superscript"/>
            <w:lang w:eastAsia="zh-CN"/>
            <w:rPrChange w:id="530" w:author="Bob 3063" w:date="2018-02-02T16:18:00Z">
              <w:rPr>
                <w:lang w:eastAsia="zh-CN"/>
              </w:rPr>
            </w:rPrChange>
          </w:rPr>
          <w:sym w:font="Wingdings" w:char="F0FC"/>
        </w:r>
        <w:r w:rsidRPr="002B5715">
          <w:rPr>
            <w:vertAlign w:val="subscript"/>
            <w:lang w:eastAsia="zh-CN"/>
            <w:rPrChange w:id="531" w:author="Bob 3063" w:date="2018-02-02T16:18:00Z">
              <w:rPr>
                <w:lang w:eastAsia="zh-CN"/>
              </w:rPr>
            </w:rPrChange>
          </w:rPr>
          <w:sym w:font="Wingdings" w:char="F0FB"/>
        </w:r>
        <w:r>
          <w:rPr>
            <w:lang w:eastAsia="zh-CN"/>
          </w:rPr>
          <w:t xml:space="preserve">   closer together to clarify sharing of e … </w:t>
        </w:r>
      </w:ins>
    </w:p>
    <w:p w14:paraId="4581AAF1" w14:textId="2ED84FAC" w:rsidR="002B5715" w:rsidRDefault="002B5715" w:rsidP="002B5715">
      <w:pPr>
        <w:pStyle w:val="ListParagraph"/>
        <w:ind w:left="1440"/>
        <w:rPr>
          <w:ins w:id="532" w:author="Bob 3063" w:date="2018-02-02T16:18:00Z"/>
          <w:lang w:eastAsia="zh-CN"/>
        </w:rPr>
      </w:pPr>
      <w:ins w:id="533" w:author="Bob 3063" w:date="2018-02-02T16:18:00Z">
        <w:r>
          <w:rPr>
            <w:lang w:eastAsia="zh-CN"/>
          </w:rPr>
          <w:t xml:space="preserve">     Structural                   2 mx  </w:t>
        </w:r>
      </w:ins>
      <w:ins w:id="534" w:author="Bob 3063" w:date="2018-02-02T16:19:00Z">
        <w:r w:rsidR="007E619B">
          <w:rPr>
            <w:lang w:eastAsia="zh-CN"/>
          </w:rPr>
          <w:sym w:font="Wingdings" w:char="F0FB"/>
        </w:r>
        <w:r w:rsidR="007E619B">
          <w:rPr>
            <w:lang w:eastAsia="zh-CN"/>
          </w:rPr>
          <w:sym w:font="Wingdings" w:char="F0FB"/>
        </w:r>
        <w:r w:rsidR="007E619B">
          <w:rPr>
            <w:lang w:eastAsia="zh-CN"/>
          </w:rPr>
          <w:t xml:space="preserve">  no brackets … shape needed … </w:t>
        </w:r>
      </w:ins>
    </w:p>
    <w:p w14:paraId="1A87BE6A" w14:textId="562FAB0F" w:rsidR="002B5715" w:rsidRDefault="002B5715" w:rsidP="002B5715">
      <w:pPr>
        <w:pStyle w:val="ListParagraph"/>
        <w:ind w:left="1440"/>
        <w:rPr>
          <w:ins w:id="535" w:author="Bob 3063" w:date="2018-02-02T16:18:00Z"/>
          <w:lang w:eastAsia="zh-CN"/>
        </w:rPr>
      </w:pPr>
      <w:ins w:id="536" w:author="Bob 3063" w:date="2018-02-02T16:18:00Z">
        <w:r>
          <w:rPr>
            <w:lang w:eastAsia="zh-CN"/>
          </w:rPr>
          <w:t xml:space="preserve">b)  Tetrahedral                1 </w:t>
        </w:r>
        <w:proofErr w:type="spellStart"/>
        <w:proofErr w:type="gramStart"/>
        <w:r>
          <w:rPr>
            <w:lang w:eastAsia="zh-CN"/>
          </w:rPr>
          <w:t>mk</w:t>
        </w:r>
        <w:proofErr w:type="spellEnd"/>
        <w:proofErr w:type="gramEnd"/>
        <w:r>
          <w:rPr>
            <w:lang w:eastAsia="zh-CN"/>
          </w:rPr>
          <w:t xml:space="preserve">  </w:t>
        </w:r>
      </w:ins>
      <w:ins w:id="537" w:author="Bob 3063" w:date="2018-02-02T16:20:00Z">
        <w:r w:rsidR="007E619B">
          <w:rPr>
            <w:lang w:eastAsia="zh-CN"/>
          </w:rPr>
          <w:sym w:font="Wingdings" w:char="F0FB"/>
        </w:r>
        <w:r w:rsidR="007E619B">
          <w:rPr>
            <w:lang w:eastAsia="zh-CN"/>
          </w:rPr>
          <w:t xml:space="preserve">  wrong diagrams here … not </w:t>
        </w:r>
        <w:proofErr w:type="spellStart"/>
        <w:r w:rsidR="007E619B">
          <w:rPr>
            <w:lang w:eastAsia="zh-CN"/>
          </w:rPr>
          <w:t>sulphite</w:t>
        </w:r>
        <w:proofErr w:type="spellEnd"/>
        <w:r w:rsidR="007E619B">
          <w:rPr>
            <w:lang w:eastAsia="zh-CN"/>
          </w:rPr>
          <w:t xml:space="preserve"> … </w:t>
        </w:r>
      </w:ins>
    </w:p>
    <w:p w14:paraId="64A09A55" w14:textId="1E388918" w:rsidR="002B5715" w:rsidRDefault="002B5715" w:rsidP="002B5715">
      <w:pPr>
        <w:pStyle w:val="ListParagraph"/>
        <w:ind w:left="1440"/>
        <w:rPr>
          <w:ins w:id="538" w:author="Bob 3063" w:date="2018-02-02T16:18:00Z"/>
          <w:lang w:eastAsia="zh-CN"/>
        </w:rPr>
      </w:pPr>
      <w:ins w:id="539" w:author="Bob 3063" w:date="2018-02-02T16:18:00Z">
        <w:r>
          <w:rPr>
            <w:lang w:eastAsia="zh-CN"/>
          </w:rPr>
          <w:t xml:space="preserve">c)  H </w:t>
        </w:r>
        <w:proofErr w:type="spellStart"/>
        <w:r>
          <w:rPr>
            <w:lang w:eastAsia="zh-CN"/>
          </w:rPr>
          <w:t>pos</w:t>
        </w:r>
        <w:proofErr w:type="spellEnd"/>
        <w:r>
          <w:rPr>
            <w:lang w:eastAsia="zh-CN"/>
          </w:rPr>
          <w:t xml:space="preserve">/Cl </w:t>
        </w:r>
        <w:proofErr w:type="spellStart"/>
        <w:r>
          <w:rPr>
            <w:lang w:eastAsia="zh-CN"/>
          </w:rPr>
          <w:t>neg</w:t>
        </w:r>
        <w:proofErr w:type="spellEnd"/>
        <w:r>
          <w:rPr>
            <w:lang w:eastAsia="zh-CN"/>
          </w:rPr>
          <w:t>/</w:t>
        </w:r>
        <w:proofErr w:type="spellStart"/>
        <w:r>
          <w:rPr>
            <w:lang w:eastAsia="zh-CN"/>
          </w:rPr>
          <w:t>expl’n</w:t>
        </w:r>
        <w:proofErr w:type="spellEnd"/>
        <w:r>
          <w:rPr>
            <w:lang w:eastAsia="zh-CN"/>
          </w:rPr>
          <w:t xml:space="preserve">   2 mx  </w:t>
        </w:r>
      </w:ins>
      <w:ins w:id="540" w:author="Bob 3063" w:date="2018-02-02T16:20:00Z">
        <w:r w:rsidR="007E619B">
          <w:rPr>
            <w:lang w:eastAsia="zh-CN"/>
          </w:rPr>
          <w:sym w:font="Wingdings" w:char="F0FC"/>
        </w:r>
        <w:r w:rsidR="007E619B">
          <w:rPr>
            <w:lang w:eastAsia="zh-CN"/>
          </w:rPr>
          <w:sym w:font="Wingdings" w:char="F0FC"/>
        </w:r>
      </w:ins>
    </w:p>
    <w:p w14:paraId="004DA711" w14:textId="77777777" w:rsidR="002B5715" w:rsidRDefault="002B5715" w:rsidP="002B5715">
      <w:pPr>
        <w:pStyle w:val="ListParagraph"/>
        <w:ind w:left="1440"/>
        <w:rPr>
          <w:ins w:id="541" w:author="Bob 3063" w:date="2018-02-02T16:18:00Z"/>
          <w:lang w:eastAsia="zh-CN"/>
        </w:rPr>
      </w:pPr>
      <w:ins w:id="542" w:author="Bob 3063" w:date="2018-02-02T16:18:00Z">
        <w:r>
          <w:rPr>
            <w:lang w:eastAsia="zh-CN"/>
          </w:rPr>
          <w:t xml:space="preserve">     (</w:t>
        </w:r>
        <w:proofErr w:type="gramStart"/>
        <w:r>
          <w:rPr>
            <w:lang w:eastAsia="zh-CN"/>
          </w:rPr>
          <w:t>justify</w:t>
        </w:r>
        <w:proofErr w:type="gramEnd"/>
        <w:r>
          <w:rPr>
            <w:lang w:eastAsia="zh-CN"/>
          </w:rPr>
          <w:t xml:space="preserve"> prediction, indicate poles)</w:t>
        </w:r>
      </w:ins>
    </w:p>
    <w:p w14:paraId="3E0EF824" w14:textId="79F01430" w:rsidR="002B5715" w:rsidRDefault="002B5715" w:rsidP="002B5715">
      <w:pPr>
        <w:pStyle w:val="ListParagraph"/>
        <w:ind w:left="1440"/>
        <w:rPr>
          <w:ins w:id="543" w:author="Bob 3063" w:date="2018-02-02T16:18:00Z"/>
          <w:lang w:eastAsia="zh-CN"/>
        </w:rPr>
      </w:pPr>
      <w:ins w:id="544" w:author="Bob 3063" w:date="2018-02-02T16:18:00Z">
        <w:r>
          <w:rPr>
            <w:lang w:eastAsia="zh-CN"/>
          </w:rPr>
          <w:t xml:space="preserve">=== </w:t>
        </w:r>
      </w:ins>
      <w:ins w:id="545" w:author="Bob 3063" w:date="2018-02-02T16:20:00Z">
        <w:r w:rsidR="007E619B">
          <w:rPr>
            <w:lang w:eastAsia="zh-CN"/>
          </w:rPr>
          <w:t>3.5</w:t>
        </w:r>
      </w:ins>
      <w:ins w:id="546" w:author="Bob 3063" w:date="2018-02-02T16:18:00Z">
        <w:r>
          <w:rPr>
            <w:lang w:eastAsia="zh-CN"/>
          </w:rPr>
          <w:t>/7</w:t>
        </w:r>
      </w:ins>
    </w:p>
    <w:p w14:paraId="2F63C655" w14:textId="089BB2F1" w:rsidR="00D75DFE" w:rsidRPr="00F13C17" w:rsidRDefault="002B5715" w:rsidP="00D75DFE">
      <w:pPr>
        <w:pStyle w:val="ListParagraph"/>
        <w:ind w:left="1440"/>
        <w:rPr>
          <w:lang w:eastAsia="zh-CN"/>
          <w:rPrChange w:id="547" w:author="Bob 3063" w:date="2018-02-02T15:52:00Z">
            <w:rPr>
              <w:color w:val="FF0000"/>
              <w:lang w:eastAsia="zh-CN"/>
            </w:rPr>
          </w:rPrChange>
        </w:rPr>
      </w:pPr>
      <w:ins w:id="548" w:author="Bob 3063" w:date="2018-02-02T16:18:00Z">
        <w:r>
          <w:rPr>
            <w:lang w:eastAsia="zh-CN"/>
          </w:rPr>
          <w:br/>
        </w:r>
        <w:r>
          <w:rPr>
            <w:lang w:eastAsia="zh-CN"/>
          </w:rPr>
          <w:br/>
        </w:r>
      </w:ins>
    </w:p>
    <w:p w14:paraId="4E6F2DE7" w14:textId="0D0681D0" w:rsidR="00097578" w:rsidRPr="005247AC" w:rsidRDefault="00097578" w:rsidP="00097578">
      <w:pPr>
        <w:pStyle w:val="ListParagraph"/>
        <w:numPr>
          <w:ilvl w:val="0"/>
          <w:numId w:val="1"/>
        </w:numPr>
        <w:rPr>
          <w:lang w:eastAsia="zh-CN"/>
        </w:rPr>
      </w:pPr>
      <w:r w:rsidRPr="00F13C17">
        <w:rPr>
          <w:lang w:eastAsia="zh-CN"/>
        </w:rPr>
        <w:t xml:space="preserve">The molecular shapes of water and methane are based on </w:t>
      </w:r>
      <w:r w:rsidRPr="00F13C17">
        <w:rPr>
          <w:vertAlign w:val="subscript"/>
          <w:lang w:eastAsia="zh-CN"/>
        </w:rPr>
        <w:softHyphen/>
      </w:r>
      <w:r w:rsidRPr="00F13C17">
        <w:rPr>
          <w:vertAlign w:val="subscript"/>
          <w:lang w:eastAsia="zh-CN"/>
        </w:rPr>
        <w:softHyphen/>
      </w:r>
      <w:r w:rsidRPr="00F13C17">
        <w:rPr>
          <w:vertAlign w:val="subscript"/>
          <w:lang w:eastAsia="zh-CN"/>
        </w:rPr>
        <w:softHyphen/>
      </w:r>
      <w:r w:rsidRPr="00F13C17">
        <w:rPr>
          <w:lang w:eastAsia="zh-CN"/>
        </w:rPr>
        <w:t>sp</w:t>
      </w:r>
      <w:r w:rsidRPr="00C63B10">
        <w:rPr>
          <w:vertAlign w:val="superscript"/>
          <w:lang w:eastAsia="zh-CN"/>
        </w:rPr>
        <w:t>3</w:t>
      </w:r>
      <w:r w:rsidRPr="00C63B10">
        <w:rPr>
          <w:lang w:eastAsia="zh-CN"/>
        </w:rPr>
        <w:t xml:space="preserve"> hybrid orbitals attached to the central atoms. Why are the bond angles in these molecules not identical?</w:t>
      </w:r>
    </w:p>
    <w:p w14:paraId="4DAEBC0A" w14:textId="0368C5A3" w:rsidR="00F51BC2" w:rsidRPr="00F13C17" w:rsidRDefault="00F51BC2" w:rsidP="00F51BC2">
      <w:pPr>
        <w:ind w:left="720"/>
        <w:rPr>
          <w:lang w:eastAsia="zh-CN"/>
          <w:rPrChange w:id="549" w:author="Bob 3063" w:date="2018-02-02T15:52:00Z">
            <w:rPr>
              <w:color w:val="FF0000"/>
              <w:lang w:eastAsia="zh-CN"/>
            </w:rPr>
          </w:rPrChange>
        </w:rPr>
      </w:pPr>
      <w:r w:rsidRPr="00F13C17">
        <w:rPr>
          <w:lang w:eastAsia="zh-CN"/>
          <w:rPrChange w:id="550" w:author="Bob 3063" w:date="2018-02-02T15:52:00Z">
            <w:rPr>
              <w:color w:val="FF0000"/>
              <w:lang w:eastAsia="zh-CN"/>
            </w:rPr>
          </w:rPrChange>
        </w:rPr>
        <w:t>The difference between the bond angles of water and methane molecular shapes is due to the presence of lone pairs in water molecules (H</w:t>
      </w:r>
      <w:r w:rsidRPr="00F13C17">
        <w:rPr>
          <w:vertAlign w:val="subscript"/>
          <w:lang w:eastAsia="zh-CN"/>
          <w:rPrChange w:id="551" w:author="Bob 3063" w:date="2018-02-02T15:52:00Z">
            <w:rPr>
              <w:color w:val="FF0000"/>
              <w:vertAlign w:val="subscript"/>
              <w:lang w:eastAsia="zh-CN"/>
            </w:rPr>
          </w:rPrChange>
        </w:rPr>
        <w:t>2</w:t>
      </w:r>
      <w:r w:rsidRPr="00F13C17">
        <w:rPr>
          <w:lang w:eastAsia="zh-CN"/>
          <w:rPrChange w:id="552" w:author="Bob 3063" w:date="2018-02-02T15:52:00Z">
            <w:rPr>
              <w:color w:val="FF0000"/>
              <w:lang w:eastAsia="zh-CN"/>
            </w:rPr>
          </w:rPrChange>
        </w:rPr>
        <w:t xml:space="preserve">O). Since lone pairs create more repulsion than bonded pairs, the degree of H atom’s bond angles is decreased, resulting in a bent shape. On the other hand, </w:t>
      </w:r>
      <w:proofErr w:type="gramStart"/>
      <w:r w:rsidRPr="00F13C17">
        <w:rPr>
          <w:lang w:eastAsia="zh-CN"/>
          <w:rPrChange w:id="553" w:author="Bob 3063" w:date="2018-02-02T15:52:00Z">
            <w:rPr>
              <w:color w:val="FF0000"/>
              <w:lang w:eastAsia="zh-CN"/>
            </w:rPr>
          </w:rPrChange>
        </w:rPr>
        <w:t>methane(</w:t>
      </w:r>
      <w:proofErr w:type="gramEnd"/>
      <w:r w:rsidRPr="00F13C17">
        <w:rPr>
          <w:lang w:eastAsia="zh-CN"/>
          <w:rPrChange w:id="554" w:author="Bob 3063" w:date="2018-02-02T15:52:00Z">
            <w:rPr>
              <w:color w:val="FF0000"/>
              <w:lang w:eastAsia="zh-CN"/>
            </w:rPr>
          </w:rPrChange>
        </w:rPr>
        <w:t>CH</w:t>
      </w:r>
      <w:r w:rsidRPr="00F13C17">
        <w:rPr>
          <w:vertAlign w:val="subscript"/>
          <w:lang w:eastAsia="zh-CN"/>
          <w:rPrChange w:id="555" w:author="Bob 3063" w:date="2018-02-02T15:52:00Z">
            <w:rPr>
              <w:color w:val="FF0000"/>
              <w:vertAlign w:val="subscript"/>
              <w:lang w:eastAsia="zh-CN"/>
            </w:rPr>
          </w:rPrChange>
        </w:rPr>
        <w:t>4</w:t>
      </w:r>
      <w:r w:rsidRPr="00F13C17">
        <w:rPr>
          <w:rFonts w:hint="eastAsia"/>
          <w:lang w:eastAsia="zh-CN"/>
          <w:rPrChange w:id="556" w:author="Bob 3063" w:date="2018-02-02T15:52:00Z">
            <w:rPr>
              <w:rFonts w:hint="eastAsia"/>
              <w:color w:val="FF0000"/>
              <w:lang w:eastAsia="zh-CN"/>
            </w:rPr>
          </w:rPrChange>
        </w:rPr>
        <w:t xml:space="preserve">) </w:t>
      </w:r>
      <w:r w:rsidRPr="00F13C17">
        <w:rPr>
          <w:lang w:eastAsia="zh-CN"/>
          <w:rPrChange w:id="557" w:author="Bob 3063" w:date="2018-02-02T15:52:00Z">
            <w:rPr>
              <w:color w:val="FF0000"/>
              <w:lang w:eastAsia="zh-CN"/>
            </w:rPr>
          </w:rPrChange>
        </w:rPr>
        <w:t>does not have lone pairs, and the bond angle of all orbitals are equal, resulting in a tetrahedral shape.</w:t>
      </w:r>
      <w:ins w:id="558" w:author="Bob 3063" w:date="2018-02-02T16:21:00Z">
        <w:r w:rsidR="002E7996">
          <w:rPr>
            <w:lang w:eastAsia="zh-CN"/>
          </w:rPr>
          <w:br/>
        </w:r>
        <w:r w:rsidR="002E7996">
          <w:rPr>
            <w:lang w:eastAsia="zh-CN"/>
          </w:rPr>
          <w:br/>
        </w:r>
        <w:r w:rsidR="002E7996">
          <w:rPr>
            <w:lang w:eastAsia="zh-CN"/>
          </w:rPr>
          <w:sym w:font="Wingdings" w:char="F0FC"/>
        </w:r>
        <w:r w:rsidR="002E7996">
          <w:rPr>
            <w:lang w:eastAsia="zh-CN"/>
          </w:rPr>
          <w:t xml:space="preserve">  Good.  </w:t>
        </w:r>
        <w:r w:rsidR="002E7996">
          <w:rPr>
            <w:lang w:eastAsia="zh-CN"/>
          </w:rPr>
          <w:br/>
        </w:r>
        <w:r w:rsidR="002E7996">
          <w:rPr>
            <w:lang w:eastAsia="zh-CN"/>
          </w:rPr>
          <w:br/>
        </w:r>
      </w:ins>
    </w:p>
    <w:p w14:paraId="2378E6E9" w14:textId="4682FB5E" w:rsidR="00097578" w:rsidRPr="00F13C17" w:rsidRDefault="00097578" w:rsidP="00097578">
      <w:pPr>
        <w:pStyle w:val="ListParagraph"/>
        <w:numPr>
          <w:ilvl w:val="0"/>
          <w:numId w:val="1"/>
        </w:numPr>
        <w:rPr>
          <w:lang w:eastAsia="zh-CN"/>
          <w:rPrChange w:id="559" w:author="Bob 3063" w:date="2018-02-02T15:52:00Z">
            <w:rPr>
              <w:lang w:eastAsia="zh-CN"/>
            </w:rPr>
          </w:rPrChange>
        </w:rPr>
      </w:pPr>
      <w:r w:rsidRPr="00F13C17">
        <w:rPr>
          <w:lang w:eastAsia="zh-CN"/>
        </w:rPr>
        <w:lastRenderedPageBreak/>
        <w:t>Imagine that you are the owner of a small dry-cleaning business that is considering switching from using</w:t>
      </w:r>
      <w:r w:rsidRPr="00F13C17">
        <w:rPr>
          <w:lang w:eastAsia="zh-CN"/>
          <w:rPrChange w:id="560" w:author="Bob 3063" w:date="2018-02-02T15:52:00Z">
            <w:rPr>
              <w:lang w:eastAsia="zh-CN"/>
            </w:rPr>
          </w:rPrChange>
        </w:rPr>
        <w:t xml:space="preserve"> the “normal” organic solvents to liquid carbon dioxide, as described in the lesson introduction.</w:t>
      </w:r>
    </w:p>
    <w:p w14:paraId="1346FE67" w14:textId="7C09A7B3" w:rsidR="00097578" w:rsidRPr="00F13C17" w:rsidRDefault="00097578" w:rsidP="00097578">
      <w:pPr>
        <w:pStyle w:val="ListParagraph"/>
        <w:numPr>
          <w:ilvl w:val="1"/>
          <w:numId w:val="1"/>
        </w:numPr>
        <w:rPr>
          <w:lang w:eastAsia="zh-CN"/>
          <w:rPrChange w:id="561" w:author="Bob 3063" w:date="2018-02-02T15:52:00Z">
            <w:rPr>
              <w:lang w:eastAsia="zh-CN"/>
            </w:rPr>
          </w:rPrChange>
        </w:rPr>
      </w:pPr>
      <w:r w:rsidRPr="00F13C17">
        <w:rPr>
          <w:lang w:eastAsia="zh-CN"/>
          <w:rPrChange w:id="562" w:author="Bob 3063" w:date="2018-02-02T15:52:00Z">
            <w:rPr>
              <w:lang w:eastAsia="zh-CN"/>
            </w:rPr>
          </w:rPrChange>
        </w:rPr>
        <w:t>Provide a brief explanation of why carbon dioxide is a suitable solvent to use.</w:t>
      </w:r>
    </w:p>
    <w:p w14:paraId="444CD6BE" w14:textId="77777777" w:rsidR="008B2790" w:rsidRPr="00F13C17" w:rsidRDefault="008B2790" w:rsidP="00C91115">
      <w:pPr>
        <w:pStyle w:val="ListParagraph"/>
        <w:ind w:left="1440"/>
        <w:rPr>
          <w:lang w:eastAsia="zh-CN"/>
          <w:rPrChange w:id="563" w:author="Bob 3063" w:date="2018-02-02T15:52:00Z">
            <w:rPr>
              <w:color w:val="FF0000"/>
              <w:lang w:eastAsia="zh-CN"/>
            </w:rPr>
          </w:rPrChange>
        </w:rPr>
      </w:pPr>
    </w:p>
    <w:p w14:paraId="197389B2" w14:textId="7C3ED37D" w:rsidR="00C91115" w:rsidRPr="00F13C17" w:rsidRDefault="00C91115" w:rsidP="00C91115">
      <w:pPr>
        <w:pStyle w:val="ListParagraph"/>
        <w:ind w:left="1440"/>
        <w:rPr>
          <w:lang w:eastAsia="zh-CN"/>
          <w:rPrChange w:id="564" w:author="Bob 3063" w:date="2018-02-02T15:52:00Z">
            <w:rPr>
              <w:color w:val="FF0000"/>
              <w:lang w:eastAsia="zh-CN"/>
            </w:rPr>
          </w:rPrChange>
        </w:rPr>
      </w:pPr>
      <w:r w:rsidRPr="00F13C17">
        <w:rPr>
          <w:lang w:eastAsia="zh-CN"/>
          <w:rPrChange w:id="565" w:author="Bob 3063" w:date="2018-02-02T15:52:00Z">
            <w:rPr>
              <w:color w:val="FF0000"/>
              <w:lang w:eastAsia="zh-CN"/>
            </w:rPr>
          </w:rPrChange>
        </w:rPr>
        <w:t>Carbon dioxide (CO</w:t>
      </w:r>
      <w:r w:rsidRPr="00F13C17">
        <w:rPr>
          <w:vertAlign w:val="subscript"/>
          <w:lang w:eastAsia="zh-CN"/>
          <w:rPrChange w:id="566" w:author="Bob 3063" w:date="2018-02-02T15:52:00Z">
            <w:rPr>
              <w:color w:val="FF0000"/>
              <w:vertAlign w:val="subscript"/>
              <w:lang w:eastAsia="zh-CN"/>
            </w:rPr>
          </w:rPrChange>
        </w:rPr>
        <w:t>2</w:t>
      </w:r>
      <w:r w:rsidRPr="00F13C17">
        <w:rPr>
          <w:lang w:eastAsia="zh-CN"/>
          <w:rPrChange w:id="567" w:author="Bob 3063" w:date="2018-02-02T15:52:00Z">
            <w:rPr>
              <w:color w:val="FF0000"/>
              <w:lang w:eastAsia="zh-CN"/>
            </w:rPr>
          </w:rPrChange>
        </w:rPr>
        <w:t xml:space="preserve">) is non-polar molecule, with no net molecular dipole. This attribute can be found on many common substances such as oil and fat, which consists of non-polar molecules. </w:t>
      </w:r>
      <w:r w:rsidR="008B2790" w:rsidRPr="00F13C17">
        <w:rPr>
          <w:lang w:eastAsia="zh-CN"/>
          <w:rPrChange w:id="568" w:author="Bob 3063" w:date="2018-02-02T15:52:00Z">
            <w:rPr>
              <w:color w:val="FF0000"/>
              <w:lang w:eastAsia="zh-CN"/>
            </w:rPr>
          </w:rPrChange>
        </w:rPr>
        <w:t>Because</w:t>
      </w:r>
      <w:r w:rsidRPr="00F13C17">
        <w:rPr>
          <w:lang w:eastAsia="zh-CN"/>
          <w:rPrChange w:id="569" w:author="Bob 3063" w:date="2018-02-02T15:52:00Z">
            <w:rPr>
              <w:color w:val="FF0000"/>
              <w:lang w:eastAsia="zh-CN"/>
            </w:rPr>
          </w:rPrChange>
        </w:rPr>
        <w:t xml:space="preserve"> substances of similar polarity tend to dissolve in each other, liquid carbon dioxide can be very effective at dissolving oil and grease off fabrics.</w:t>
      </w:r>
    </w:p>
    <w:p w14:paraId="2135AE5F" w14:textId="77777777" w:rsidR="008B2790" w:rsidRPr="00F13C17" w:rsidRDefault="008B2790" w:rsidP="00C91115">
      <w:pPr>
        <w:pStyle w:val="ListParagraph"/>
        <w:ind w:left="1440"/>
        <w:rPr>
          <w:lang w:eastAsia="zh-CN"/>
          <w:rPrChange w:id="570" w:author="Bob 3063" w:date="2018-02-02T15:52:00Z">
            <w:rPr>
              <w:color w:val="FF0000"/>
              <w:lang w:eastAsia="zh-CN"/>
            </w:rPr>
          </w:rPrChange>
        </w:rPr>
      </w:pPr>
    </w:p>
    <w:p w14:paraId="17161EB7" w14:textId="7088FF23" w:rsidR="00097578" w:rsidRPr="00F13C17" w:rsidRDefault="00097578" w:rsidP="00097578">
      <w:pPr>
        <w:pStyle w:val="ListParagraph"/>
        <w:numPr>
          <w:ilvl w:val="1"/>
          <w:numId w:val="1"/>
        </w:numPr>
        <w:rPr>
          <w:lang w:eastAsia="zh-CN"/>
        </w:rPr>
      </w:pPr>
      <w:r w:rsidRPr="00F13C17">
        <w:rPr>
          <w:lang w:eastAsia="zh-CN"/>
        </w:rPr>
        <w:t xml:space="preserve">Research two pros and two cons of using liquid carbon dioxide for dry-cleaning. </w:t>
      </w:r>
    </w:p>
    <w:p w14:paraId="52B0D40E" w14:textId="70599762" w:rsidR="00C91115" w:rsidRPr="00F13C17" w:rsidRDefault="00C91115" w:rsidP="00C91115">
      <w:pPr>
        <w:pStyle w:val="ListParagraph"/>
        <w:ind w:left="1440"/>
        <w:rPr>
          <w:lang w:eastAsia="zh-CN"/>
          <w:rPrChange w:id="571" w:author="Bob 3063" w:date="2018-02-02T15:52:00Z">
            <w:rPr>
              <w:color w:val="FF0000"/>
              <w:lang w:eastAsia="zh-CN"/>
            </w:rPr>
          </w:rPrChange>
        </w:rPr>
      </w:pPr>
      <w:r w:rsidRPr="00F13C17">
        <w:rPr>
          <w:lang w:eastAsia="zh-CN"/>
          <w:rPrChange w:id="572" w:author="Bob 3063" w:date="2018-02-02T15:52:00Z">
            <w:rPr>
              <w:color w:val="FF0000"/>
              <w:lang w:eastAsia="zh-CN"/>
            </w:rPr>
          </w:rPrChange>
        </w:rPr>
        <w:t>Pros:</w:t>
      </w:r>
      <w:r w:rsidR="00921338" w:rsidRPr="00F13C17">
        <w:rPr>
          <w:lang w:eastAsia="zh-CN"/>
          <w:rPrChange w:id="573" w:author="Bob 3063" w:date="2018-02-02T15:52:00Z">
            <w:rPr>
              <w:color w:val="FF0000"/>
              <w:lang w:eastAsia="zh-CN"/>
            </w:rPr>
          </w:rPrChange>
        </w:rPr>
        <w:tab/>
        <w:t>1.</w:t>
      </w:r>
      <w:r w:rsidR="00921338" w:rsidRPr="00F13C17">
        <w:rPr>
          <w:lang w:eastAsia="zh-CN"/>
          <w:rPrChange w:id="574" w:author="Bob 3063" w:date="2018-02-02T15:52:00Z">
            <w:rPr>
              <w:color w:val="FF0000"/>
              <w:lang w:eastAsia="zh-CN"/>
            </w:rPr>
          </w:rPrChange>
        </w:rPr>
        <w:tab/>
        <w:t xml:space="preserve">less toxic and flammable compared to standard organic solvents. </w:t>
      </w:r>
    </w:p>
    <w:p w14:paraId="258E21B5" w14:textId="3A7B46F4" w:rsidR="00921338" w:rsidRPr="00F13C17" w:rsidRDefault="00921338" w:rsidP="00C91115">
      <w:pPr>
        <w:pStyle w:val="ListParagraph"/>
        <w:ind w:left="1440"/>
        <w:rPr>
          <w:lang w:eastAsia="zh-CN"/>
          <w:rPrChange w:id="575" w:author="Bob 3063" w:date="2018-02-02T15:52:00Z">
            <w:rPr>
              <w:color w:val="FF0000"/>
              <w:lang w:eastAsia="zh-CN"/>
            </w:rPr>
          </w:rPrChange>
        </w:rPr>
      </w:pPr>
      <w:r w:rsidRPr="00F13C17">
        <w:rPr>
          <w:lang w:eastAsia="zh-CN"/>
          <w:rPrChange w:id="576" w:author="Bob 3063" w:date="2018-02-02T15:52:00Z">
            <w:rPr>
              <w:color w:val="FF0000"/>
              <w:lang w:eastAsia="zh-CN"/>
            </w:rPr>
          </w:rPrChange>
        </w:rPr>
        <w:tab/>
        <w:t>2.</w:t>
      </w:r>
      <w:r w:rsidRPr="00F13C17">
        <w:rPr>
          <w:lang w:eastAsia="zh-CN"/>
          <w:rPrChange w:id="577" w:author="Bob 3063" w:date="2018-02-02T15:52:00Z">
            <w:rPr>
              <w:color w:val="FF0000"/>
              <w:lang w:eastAsia="zh-CN"/>
            </w:rPr>
          </w:rPrChange>
        </w:rPr>
        <w:tab/>
        <w:t>Highly reusable and can be reused for many cycles. Reduces economic cost</w:t>
      </w:r>
    </w:p>
    <w:p w14:paraId="265DCBF8" w14:textId="7766ADF3" w:rsidR="00921338" w:rsidRPr="00F13C17" w:rsidRDefault="00921338" w:rsidP="00C91115">
      <w:pPr>
        <w:pStyle w:val="ListParagraph"/>
        <w:ind w:left="1440"/>
        <w:rPr>
          <w:lang w:eastAsia="zh-CN"/>
          <w:rPrChange w:id="578" w:author="Bob 3063" w:date="2018-02-02T15:52:00Z">
            <w:rPr>
              <w:color w:val="FF0000"/>
              <w:lang w:eastAsia="zh-CN"/>
            </w:rPr>
          </w:rPrChange>
        </w:rPr>
      </w:pPr>
    </w:p>
    <w:p w14:paraId="392C40B5" w14:textId="2BDE0EFE" w:rsidR="00921338" w:rsidRPr="00F13C17" w:rsidRDefault="00921338" w:rsidP="00C91115">
      <w:pPr>
        <w:pStyle w:val="ListParagraph"/>
        <w:ind w:left="1440"/>
        <w:rPr>
          <w:lang w:eastAsia="zh-CN"/>
          <w:rPrChange w:id="579" w:author="Bob 3063" w:date="2018-02-02T15:52:00Z">
            <w:rPr>
              <w:color w:val="FF0000"/>
              <w:lang w:eastAsia="zh-CN"/>
            </w:rPr>
          </w:rPrChange>
        </w:rPr>
      </w:pPr>
      <w:r w:rsidRPr="00F13C17">
        <w:rPr>
          <w:lang w:eastAsia="zh-CN"/>
          <w:rPrChange w:id="580" w:author="Bob 3063" w:date="2018-02-02T15:52:00Z">
            <w:rPr>
              <w:color w:val="FF0000"/>
              <w:lang w:eastAsia="zh-CN"/>
            </w:rPr>
          </w:rPrChange>
        </w:rPr>
        <w:t>Cons:</w:t>
      </w:r>
      <w:r w:rsidRPr="00F13C17">
        <w:rPr>
          <w:lang w:eastAsia="zh-CN"/>
          <w:rPrChange w:id="581" w:author="Bob 3063" w:date="2018-02-02T15:52:00Z">
            <w:rPr>
              <w:color w:val="FF0000"/>
              <w:lang w:eastAsia="zh-CN"/>
            </w:rPr>
          </w:rPrChange>
        </w:rPr>
        <w:tab/>
        <w:t>1.</w:t>
      </w:r>
      <w:r w:rsidRPr="00F13C17">
        <w:rPr>
          <w:lang w:eastAsia="zh-CN"/>
          <w:rPrChange w:id="582" w:author="Bob 3063" w:date="2018-02-02T15:52:00Z">
            <w:rPr>
              <w:color w:val="FF0000"/>
              <w:lang w:eastAsia="zh-CN"/>
            </w:rPr>
          </w:rPrChange>
        </w:rPr>
        <w:tab/>
      </w:r>
      <w:proofErr w:type="gramStart"/>
      <w:r w:rsidRPr="00F13C17">
        <w:rPr>
          <w:lang w:eastAsia="zh-CN"/>
          <w:rPrChange w:id="583" w:author="Bob 3063" w:date="2018-02-02T15:52:00Z">
            <w:rPr>
              <w:color w:val="FF0000"/>
              <w:lang w:eastAsia="zh-CN"/>
            </w:rPr>
          </w:rPrChange>
        </w:rPr>
        <w:t>More</w:t>
      </w:r>
      <w:proofErr w:type="gramEnd"/>
      <w:r w:rsidRPr="00F13C17">
        <w:rPr>
          <w:lang w:eastAsia="zh-CN"/>
          <w:rPrChange w:id="584" w:author="Bob 3063" w:date="2018-02-02T15:52:00Z">
            <w:rPr>
              <w:color w:val="FF0000"/>
              <w:lang w:eastAsia="zh-CN"/>
            </w:rPr>
          </w:rPrChange>
        </w:rPr>
        <w:t xml:space="preserve"> expensive to purchase than conventional organic solvents.</w:t>
      </w:r>
    </w:p>
    <w:p w14:paraId="00F1E931" w14:textId="3E5AE75F" w:rsidR="00921338" w:rsidRPr="00F13C17" w:rsidRDefault="00921338" w:rsidP="00C91115">
      <w:pPr>
        <w:pStyle w:val="ListParagraph"/>
        <w:ind w:left="1440"/>
        <w:rPr>
          <w:lang w:eastAsia="zh-CN"/>
          <w:rPrChange w:id="585" w:author="Bob 3063" w:date="2018-02-02T15:52:00Z">
            <w:rPr>
              <w:color w:val="FF0000"/>
              <w:lang w:eastAsia="zh-CN"/>
            </w:rPr>
          </w:rPrChange>
        </w:rPr>
      </w:pPr>
      <w:r w:rsidRPr="00F13C17">
        <w:rPr>
          <w:lang w:eastAsia="zh-CN"/>
          <w:rPrChange w:id="586" w:author="Bob 3063" w:date="2018-02-02T15:52:00Z">
            <w:rPr>
              <w:color w:val="FF0000"/>
              <w:lang w:eastAsia="zh-CN"/>
            </w:rPr>
          </w:rPrChange>
        </w:rPr>
        <w:tab/>
        <w:t>2.</w:t>
      </w:r>
      <w:r w:rsidRPr="00F13C17">
        <w:rPr>
          <w:lang w:eastAsia="zh-CN"/>
          <w:rPrChange w:id="587" w:author="Bob 3063" w:date="2018-02-02T15:52:00Z">
            <w:rPr>
              <w:color w:val="FF0000"/>
              <w:lang w:eastAsia="zh-CN"/>
            </w:rPr>
          </w:rPrChange>
        </w:rPr>
        <w:tab/>
        <w:t>Increased CO</w:t>
      </w:r>
      <w:r w:rsidRPr="00F13C17">
        <w:rPr>
          <w:vertAlign w:val="subscript"/>
          <w:lang w:eastAsia="zh-CN"/>
          <w:rPrChange w:id="588" w:author="Bob 3063" w:date="2018-02-02T15:52:00Z">
            <w:rPr>
              <w:color w:val="FF0000"/>
              <w:vertAlign w:val="subscript"/>
              <w:lang w:eastAsia="zh-CN"/>
            </w:rPr>
          </w:rPrChange>
        </w:rPr>
        <w:t>2</w:t>
      </w:r>
      <w:r w:rsidRPr="00F13C17">
        <w:rPr>
          <w:lang w:eastAsia="zh-CN"/>
          <w:rPrChange w:id="589" w:author="Bob 3063" w:date="2018-02-02T15:52:00Z">
            <w:rPr>
              <w:color w:val="FF0000"/>
              <w:lang w:eastAsia="zh-CN"/>
            </w:rPr>
          </w:rPrChange>
        </w:rPr>
        <w:t xml:space="preserve"> released to the environment, resulting in more greenhouse gas presence in the environment.</w:t>
      </w:r>
      <w:ins w:id="590" w:author="Bob 3063" w:date="2018-02-02T16:21:00Z">
        <w:r w:rsidR="002E7996">
          <w:rPr>
            <w:lang w:eastAsia="zh-CN"/>
          </w:rPr>
          <w:br/>
        </w:r>
        <w:r w:rsidR="002E7996">
          <w:rPr>
            <w:lang w:eastAsia="zh-CN"/>
          </w:rPr>
          <w:br/>
        </w:r>
        <w:r w:rsidR="002E7996">
          <w:rPr>
            <w:lang w:eastAsia="zh-CN"/>
          </w:rPr>
          <w:sym w:font="Wingdings" w:char="F0FC"/>
        </w:r>
        <w:r w:rsidR="002E7996">
          <w:rPr>
            <w:lang w:eastAsia="zh-CN"/>
          </w:rPr>
          <w:br/>
        </w:r>
        <w:r w:rsidR="002E7996">
          <w:rPr>
            <w:lang w:eastAsia="zh-CN"/>
          </w:rPr>
          <w:br/>
        </w:r>
      </w:ins>
    </w:p>
    <w:p w14:paraId="1AAB4C54" w14:textId="68C43E76" w:rsidR="00A40B5C" w:rsidRPr="00F13C17" w:rsidRDefault="00A40B5C" w:rsidP="00C91115">
      <w:pPr>
        <w:pStyle w:val="ListParagraph"/>
        <w:ind w:left="1440"/>
        <w:rPr>
          <w:lang w:eastAsia="zh-CN"/>
          <w:rPrChange w:id="591" w:author="Bob 3063" w:date="2018-02-02T15:52:00Z">
            <w:rPr>
              <w:color w:val="FF0000"/>
              <w:lang w:eastAsia="zh-CN"/>
            </w:rPr>
          </w:rPrChange>
        </w:rPr>
      </w:pPr>
    </w:p>
    <w:p w14:paraId="4B9D2F4D" w14:textId="406AED92" w:rsidR="002E7996" w:rsidRDefault="002E7996">
      <w:pPr>
        <w:rPr>
          <w:ins w:id="592" w:author="Bob 3063" w:date="2018-02-02T16:21:00Z"/>
          <w:lang w:eastAsia="zh-CN"/>
        </w:rPr>
      </w:pPr>
      <w:ins w:id="593" w:author="Bob 3063" w:date="2018-02-02T16:21:00Z">
        <w:r>
          <w:rPr>
            <w:lang w:eastAsia="zh-CN"/>
          </w:rPr>
          <w:br w:type="page"/>
        </w:r>
      </w:ins>
    </w:p>
    <w:p w14:paraId="6128CD82" w14:textId="77777777" w:rsidR="00AC683E" w:rsidRPr="00F13C17" w:rsidRDefault="00AC683E" w:rsidP="00C91115">
      <w:pPr>
        <w:pStyle w:val="ListParagraph"/>
        <w:ind w:left="1440"/>
        <w:rPr>
          <w:lang w:eastAsia="zh-CN"/>
          <w:rPrChange w:id="594" w:author="Bob 3063" w:date="2018-02-02T15:52:00Z">
            <w:rPr>
              <w:color w:val="FF0000"/>
              <w:lang w:eastAsia="zh-CN"/>
            </w:rPr>
          </w:rPrChange>
        </w:rPr>
      </w:pPr>
    </w:p>
    <w:p w14:paraId="0BB1A86E" w14:textId="62A9ECBF" w:rsidR="00AC683E" w:rsidRPr="00F13C17" w:rsidRDefault="00AC683E" w:rsidP="00AC683E">
      <w:pPr>
        <w:pStyle w:val="ListParagraph"/>
        <w:numPr>
          <w:ilvl w:val="0"/>
          <w:numId w:val="1"/>
        </w:numPr>
        <w:rPr>
          <w:lang w:eastAsia="zh-CN"/>
          <w:rPrChange w:id="595" w:author="Bob 3063" w:date="2018-02-02T15:52:00Z">
            <w:rPr>
              <w:color w:val="000000" w:themeColor="text1"/>
              <w:lang w:eastAsia="zh-CN"/>
            </w:rPr>
          </w:rPrChange>
        </w:rPr>
      </w:pPr>
      <w:r w:rsidRPr="00F13C17">
        <w:rPr>
          <w:lang w:eastAsia="zh-CN"/>
          <w:rPrChange w:id="596" w:author="Bob 3063" w:date="2018-02-02T15:52:00Z">
            <w:rPr>
              <w:color w:val="000000" w:themeColor="text1"/>
              <w:lang w:eastAsia="zh-CN"/>
            </w:rPr>
          </w:rPrChange>
        </w:rPr>
        <w:t>Consider the following boiling point data for these halogen molecules.</w:t>
      </w:r>
    </w:p>
    <w:p w14:paraId="2BEC3BAC" w14:textId="26F2C3E2" w:rsidR="00AC683E" w:rsidRPr="00F13C17" w:rsidRDefault="00AC683E" w:rsidP="00AC683E">
      <w:pPr>
        <w:pStyle w:val="ListParagraph"/>
        <w:numPr>
          <w:ilvl w:val="1"/>
          <w:numId w:val="1"/>
        </w:numPr>
        <w:rPr>
          <w:lang w:eastAsia="zh-CN"/>
          <w:rPrChange w:id="597" w:author="Bob 3063" w:date="2018-02-02T15:52:00Z">
            <w:rPr>
              <w:color w:val="000000" w:themeColor="text1"/>
              <w:lang w:eastAsia="zh-CN"/>
            </w:rPr>
          </w:rPrChange>
        </w:rPr>
      </w:pPr>
      <w:r w:rsidRPr="00F13C17">
        <w:rPr>
          <w:lang w:eastAsia="zh-CN"/>
          <w:rPrChange w:id="598" w:author="Bob 3063" w:date="2018-02-02T15:52:00Z">
            <w:rPr>
              <w:color w:val="000000" w:themeColor="text1"/>
              <w:lang w:eastAsia="zh-CN"/>
            </w:rPr>
          </w:rPrChange>
        </w:rPr>
        <w:t>Explain the trend in the boiling points of the halogens by describing the intermolecular forces present</w:t>
      </w:r>
    </w:p>
    <w:p w14:paraId="7C4E7B25" w14:textId="4956388F" w:rsidR="00AC683E" w:rsidRPr="00F13C17" w:rsidRDefault="00AC683E" w:rsidP="00AC683E">
      <w:pPr>
        <w:pStyle w:val="ListParagraph"/>
        <w:ind w:left="1440"/>
        <w:rPr>
          <w:lang w:eastAsia="zh-CN"/>
          <w:rPrChange w:id="599" w:author="Bob 3063" w:date="2018-02-02T15:52:00Z">
            <w:rPr>
              <w:color w:val="000000" w:themeColor="text1"/>
              <w:lang w:eastAsia="zh-CN"/>
            </w:rPr>
          </w:rPrChange>
        </w:rPr>
      </w:pPr>
    </w:p>
    <w:p w14:paraId="0BC4A902" w14:textId="698B0CC1" w:rsidR="00AC683E" w:rsidRPr="00F13C17" w:rsidRDefault="00AC683E" w:rsidP="00AC683E">
      <w:pPr>
        <w:pStyle w:val="ListParagraph"/>
        <w:ind w:left="1440"/>
        <w:rPr>
          <w:lang w:eastAsia="zh-CN"/>
          <w:rPrChange w:id="600" w:author="Bob 3063" w:date="2018-02-02T15:52:00Z">
            <w:rPr>
              <w:color w:val="FF0000"/>
              <w:lang w:eastAsia="zh-CN"/>
            </w:rPr>
          </w:rPrChange>
        </w:rPr>
      </w:pPr>
      <w:r w:rsidRPr="00F13C17">
        <w:rPr>
          <w:lang w:eastAsia="zh-CN"/>
          <w:rPrChange w:id="601" w:author="Bob 3063" w:date="2018-02-02T15:52:00Z">
            <w:rPr>
              <w:color w:val="FF0000"/>
              <w:lang w:eastAsia="zh-CN"/>
            </w:rPr>
          </w:rPrChange>
        </w:rPr>
        <w:t>The only intermolecular forces present is London force. This force is the result of temporary dipoles formed by moving electrons. Therefore, the more electrons present in molecules, the strong their attraction force is, resulting in higher boiling points.</w:t>
      </w:r>
    </w:p>
    <w:p w14:paraId="167531D7" w14:textId="77777777" w:rsidR="00AC683E" w:rsidRPr="00F13C17" w:rsidRDefault="00AC683E" w:rsidP="00AC683E">
      <w:pPr>
        <w:pStyle w:val="ListParagraph"/>
        <w:ind w:left="1440"/>
        <w:rPr>
          <w:lang w:eastAsia="zh-CN"/>
          <w:rPrChange w:id="602" w:author="Bob 3063" w:date="2018-02-02T15:52:00Z">
            <w:rPr>
              <w:color w:val="000000" w:themeColor="text1"/>
              <w:lang w:eastAsia="zh-CN"/>
            </w:rPr>
          </w:rPrChange>
        </w:rPr>
      </w:pPr>
    </w:p>
    <w:p w14:paraId="08278680" w14:textId="794FE97D" w:rsidR="00AC683E" w:rsidRPr="00F13C17" w:rsidRDefault="00AC683E" w:rsidP="00AC683E">
      <w:pPr>
        <w:pStyle w:val="ListParagraph"/>
        <w:numPr>
          <w:ilvl w:val="1"/>
          <w:numId w:val="1"/>
        </w:numPr>
        <w:rPr>
          <w:lang w:eastAsia="zh-CN"/>
          <w:rPrChange w:id="603" w:author="Bob 3063" w:date="2018-02-02T15:52:00Z">
            <w:rPr>
              <w:color w:val="000000" w:themeColor="text1"/>
              <w:lang w:eastAsia="zh-CN"/>
            </w:rPr>
          </w:rPrChange>
        </w:rPr>
      </w:pPr>
      <w:r w:rsidRPr="00F13C17">
        <w:rPr>
          <w:lang w:eastAsia="zh-CN"/>
          <w:rPrChange w:id="604" w:author="Bob 3063" w:date="2018-02-02T15:52:00Z">
            <w:rPr>
              <w:color w:val="000000" w:themeColor="text1"/>
              <w:lang w:eastAsia="zh-CN"/>
            </w:rPr>
          </w:rPrChange>
        </w:rPr>
        <w:t>Plot a graph of boiling point against the number of electrons. What force is directly related to number of electrons?</w:t>
      </w:r>
    </w:p>
    <w:p w14:paraId="09BD638A" w14:textId="41A053D0" w:rsidR="00AC683E" w:rsidRPr="00F13C17" w:rsidRDefault="00AC683E" w:rsidP="00AC683E">
      <w:pPr>
        <w:pStyle w:val="ListParagraph"/>
        <w:ind w:left="1440"/>
        <w:rPr>
          <w:lang w:eastAsia="zh-CN"/>
          <w:rPrChange w:id="605" w:author="Bob 3063" w:date="2018-02-02T15:52:00Z">
            <w:rPr>
              <w:color w:val="000000" w:themeColor="text1"/>
              <w:lang w:eastAsia="zh-CN"/>
            </w:rPr>
          </w:rPrChange>
        </w:rPr>
      </w:pPr>
    </w:p>
    <w:p w14:paraId="3EBC329F" w14:textId="76C71A6B" w:rsidR="00AC683E" w:rsidRPr="00F13C17" w:rsidRDefault="008319A8" w:rsidP="00AC683E">
      <w:pPr>
        <w:pStyle w:val="ListParagraph"/>
        <w:ind w:left="1440"/>
        <w:rPr>
          <w:lang w:eastAsia="zh-CN"/>
          <w:rPrChange w:id="606" w:author="Bob 3063" w:date="2018-02-02T15:52:00Z">
            <w:rPr>
              <w:color w:val="000000" w:themeColor="text1"/>
              <w:lang w:eastAsia="zh-CN"/>
            </w:rPr>
          </w:rPrChange>
        </w:rPr>
      </w:pPr>
      <w:r w:rsidRPr="00F13C17">
        <w:rPr>
          <w:noProof/>
          <w:lang w:val="en-CA" w:eastAsia="en-CA"/>
          <w:rPrChange w:id="607" w:author="Bob 3063" w:date="2018-02-02T15:52:00Z">
            <w:rPr>
              <w:noProof/>
              <w:color w:val="000000" w:themeColor="text1"/>
              <w:lang w:val="en-CA" w:eastAsia="en-CA"/>
            </w:rPr>
          </w:rPrChange>
        </w:rPr>
        <w:drawing>
          <wp:inline distT="0" distB="0" distL="0" distR="0" wp14:anchorId="4F4D766D" wp14:editId="5DDEF4D6">
            <wp:extent cx="5486400" cy="486727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C699C38" w14:textId="501967D5" w:rsidR="00AC683E" w:rsidRPr="00F13C17" w:rsidRDefault="008319A8" w:rsidP="00AC683E">
      <w:pPr>
        <w:rPr>
          <w:lang w:eastAsia="zh-CN"/>
          <w:rPrChange w:id="608" w:author="Bob 3063" w:date="2018-02-02T15:52:00Z">
            <w:rPr>
              <w:color w:val="FF0000"/>
              <w:lang w:eastAsia="zh-CN"/>
            </w:rPr>
          </w:rPrChange>
        </w:rPr>
      </w:pPr>
      <w:r w:rsidRPr="00F13C17">
        <w:rPr>
          <w:lang w:eastAsia="zh-CN"/>
          <w:rPrChange w:id="609" w:author="Bob 3063" w:date="2018-02-02T15:52:00Z">
            <w:rPr>
              <w:color w:val="000000" w:themeColor="text1"/>
              <w:lang w:eastAsia="zh-CN"/>
            </w:rPr>
          </w:rPrChange>
        </w:rPr>
        <w:tab/>
      </w:r>
      <w:r w:rsidRPr="00F13C17">
        <w:rPr>
          <w:lang w:eastAsia="zh-CN"/>
          <w:rPrChange w:id="610" w:author="Bob 3063" w:date="2018-02-02T15:52:00Z">
            <w:rPr>
              <w:color w:val="000000" w:themeColor="text1"/>
              <w:lang w:eastAsia="zh-CN"/>
            </w:rPr>
          </w:rPrChange>
        </w:rPr>
        <w:tab/>
      </w:r>
      <w:r w:rsidRPr="00F13C17">
        <w:rPr>
          <w:rFonts w:hint="eastAsia"/>
          <w:lang w:eastAsia="zh-CN"/>
          <w:rPrChange w:id="611" w:author="Bob 3063" w:date="2018-02-02T15:52:00Z">
            <w:rPr>
              <w:rFonts w:hint="eastAsia"/>
              <w:color w:val="FF0000"/>
              <w:lang w:eastAsia="zh-CN"/>
            </w:rPr>
          </w:rPrChange>
        </w:rPr>
        <w:t>L</w:t>
      </w:r>
      <w:r w:rsidRPr="00F13C17">
        <w:rPr>
          <w:lang w:eastAsia="zh-CN"/>
          <w:rPrChange w:id="612" w:author="Bob 3063" w:date="2018-02-02T15:52:00Z">
            <w:rPr>
              <w:color w:val="FF0000"/>
              <w:lang w:eastAsia="zh-CN"/>
            </w:rPr>
          </w:rPrChange>
        </w:rPr>
        <w:t>ondon force is directly related to number of electrons.</w:t>
      </w:r>
    </w:p>
    <w:p w14:paraId="55B76FFC" w14:textId="77777777" w:rsidR="00AC683E" w:rsidRPr="00F13C17" w:rsidRDefault="00AC683E" w:rsidP="00AC683E">
      <w:pPr>
        <w:ind w:left="1080"/>
        <w:rPr>
          <w:lang w:eastAsia="zh-CN"/>
          <w:rPrChange w:id="613" w:author="Bob 3063" w:date="2018-02-02T15:52:00Z">
            <w:rPr>
              <w:color w:val="000000" w:themeColor="text1"/>
              <w:lang w:eastAsia="zh-CN"/>
            </w:rPr>
          </w:rPrChange>
        </w:rPr>
      </w:pPr>
    </w:p>
    <w:p w14:paraId="69C6B258" w14:textId="79B13636" w:rsidR="00AC683E" w:rsidRPr="00F13C17" w:rsidRDefault="00AC683E" w:rsidP="00AC683E">
      <w:pPr>
        <w:pStyle w:val="ListParagraph"/>
        <w:numPr>
          <w:ilvl w:val="1"/>
          <w:numId w:val="1"/>
        </w:numPr>
        <w:rPr>
          <w:lang w:eastAsia="zh-CN"/>
          <w:rPrChange w:id="614" w:author="Bob 3063" w:date="2018-02-02T15:52:00Z">
            <w:rPr>
              <w:color w:val="000000" w:themeColor="text1"/>
              <w:lang w:eastAsia="zh-CN"/>
            </w:rPr>
          </w:rPrChange>
        </w:rPr>
      </w:pPr>
      <w:r w:rsidRPr="00F13C17">
        <w:rPr>
          <w:lang w:eastAsia="zh-CN"/>
          <w:rPrChange w:id="615" w:author="Bob 3063" w:date="2018-02-02T15:52:00Z">
            <w:rPr>
              <w:color w:val="000000" w:themeColor="text1"/>
              <w:lang w:eastAsia="zh-CN"/>
            </w:rPr>
          </w:rPrChange>
        </w:rPr>
        <w:t>Use your graph to predict the boiling point of astatine, the remaining member of the halogen family.</w:t>
      </w:r>
    </w:p>
    <w:p w14:paraId="1E799BAC" w14:textId="1D0CF9AA" w:rsidR="008319A8" w:rsidRPr="00F13C17" w:rsidRDefault="008319A8" w:rsidP="008319A8">
      <w:pPr>
        <w:ind w:left="1440"/>
        <w:rPr>
          <w:lang w:eastAsia="zh-CN"/>
          <w:rPrChange w:id="616" w:author="Bob 3063" w:date="2018-02-02T15:52:00Z">
            <w:rPr>
              <w:color w:val="000000" w:themeColor="text1"/>
              <w:lang w:eastAsia="zh-CN"/>
            </w:rPr>
          </w:rPrChange>
        </w:rPr>
      </w:pPr>
    </w:p>
    <w:p w14:paraId="05CED5D4" w14:textId="77777777" w:rsidR="002E7996" w:rsidRDefault="008319A8" w:rsidP="002E7996">
      <w:pPr>
        <w:ind w:left="1440"/>
        <w:rPr>
          <w:ins w:id="617" w:author="Bob 3063" w:date="2018-02-02T16:22:00Z"/>
          <w:lang w:eastAsia="zh-CN"/>
        </w:rPr>
      </w:pPr>
      <w:r w:rsidRPr="00F13C17">
        <w:rPr>
          <w:lang w:eastAsia="zh-CN"/>
          <w:rPrChange w:id="618" w:author="Bob 3063" w:date="2018-02-02T15:52:00Z">
            <w:rPr>
              <w:color w:val="FF0000"/>
              <w:lang w:eastAsia="zh-CN"/>
            </w:rPr>
          </w:rPrChange>
        </w:rPr>
        <w:lastRenderedPageBreak/>
        <w:t>Since astatine possesses the largest number of electrons in the halogen family, it would also have the highest boiling point, estimating 320 degrees Celsius.</w:t>
      </w:r>
      <w:ins w:id="619" w:author="Bob 3063" w:date="2018-02-02T16:22:00Z">
        <w:r w:rsidR="002E7996">
          <w:rPr>
            <w:lang w:eastAsia="zh-CN"/>
          </w:rPr>
          <w:br/>
        </w:r>
        <w:r w:rsidR="002E7996">
          <w:rPr>
            <w:lang w:eastAsia="zh-CN"/>
          </w:rPr>
          <w:br/>
        </w:r>
        <w:proofErr w:type="gramStart"/>
        <w:r w:rsidR="002E7996">
          <w:rPr>
            <w:lang w:eastAsia="zh-CN"/>
          </w:rPr>
          <w:t>12  Halogens</w:t>
        </w:r>
        <w:proofErr w:type="gramEnd"/>
        <w:r w:rsidR="002E7996">
          <w:rPr>
            <w:lang w:eastAsia="zh-CN"/>
          </w:rPr>
          <w:t xml:space="preserve"> BP</w:t>
        </w:r>
      </w:ins>
    </w:p>
    <w:p w14:paraId="6AEDCDCD" w14:textId="0CABF91E" w:rsidR="002E7996" w:rsidRDefault="002E7996" w:rsidP="002E7996">
      <w:pPr>
        <w:ind w:left="1440"/>
        <w:rPr>
          <w:ins w:id="620" w:author="Bob 3063" w:date="2018-02-02T16:22:00Z"/>
          <w:lang w:eastAsia="zh-CN"/>
        </w:rPr>
      </w:pPr>
      <w:ins w:id="621" w:author="Bob 3063" w:date="2018-02-02T16:22:00Z">
        <w:r>
          <w:rPr>
            <w:lang w:eastAsia="zh-CN"/>
          </w:rPr>
          <w:t xml:space="preserve">Discussion of London Forces                 3 mx  </w:t>
        </w:r>
        <w:r>
          <w:rPr>
            <w:lang w:eastAsia="zh-CN"/>
          </w:rPr>
          <w:sym w:font="Wingdings" w:char="F0FC"/>
        </w:r>
        <w:r>
          <w:rPr>
            <w:lang w:eastAsia="zh-CN"/>
          </w:rPr>
          <w:sym w:font="Wingdings" w:char="F0FC"/>
        </w:r>
        <w:r>
          <w:rPr>
            <w:lang w:eastAsia="zh-CN"/>
          </w:rPr>
          <w:sym w:font="Wingdings" w:char="F0FC"/>
        </w:r>
        <w:r>
          <w:rPr>
            <w:lang w:eastAsia="zh-CN"/>
          </w:rPr>
          <w:t xml:space="preserve">  good concise answer!</w:t>
        </w:r>
      </w:ins>
    </w:p>
    <w:p w14:paraId="3FFD1C9F" w14:textId="77777777" w:rsidR="002E7996" w:rsidRDefault="002E7996" w:rsidP="002E7996">
      <w:pPr>
        <w:ind w:left="1440"/>
        <w:rPr>
          <w:ins w:id="622" w:author="Bob 3063" w:date="2018-02-02T16:22:00Z"/>
          <w:lang w:eastAsia="zh-CN"/>
        </w:rPr>
      </w:pPr>
      <w:ins w:id="623" w:author="Bob 3063" w:date="2018-02-02T16:22:00Z">
        <w:r>
          <w:rPr>
            <w:lang w:eastAsia="zh-CN"/>
          </w:rPr>
          <w:t xml:space="preserve">Please be sure to explain WHY the </w:t>
        </w:r>
      </w:ins>
    </w:p>
    <w:p w14:paraId="6C3FD002" w14:textId="77777777" w:rsidR="002E7996" w:rsidRDefault="002E7996" w:rsidP="002E7996">
      <w:pPr>
        <w:ind w:left="1440"/>
        <w:rPr>
          <w:ins w:id="624" w:author="Bob 3063" w:date="2018-02-02T16:22:00Z"/>
          <w:lang w:eastAsia="zh-CN"/>
        </w:rPr>
      </w:pPr>
      <w:ins w:id="625" w:author="Bob 3063" w:date="2018-02-02T16:22:00Z">
        <w:r>
          <w:rPr>
            <w:lang w:eastAsia="zh-CN"/>
          </w:rPr>
          <w:t xml:space="preserve">London forces increase as the number </w:t>
        </w:r>
      </w:ins>
    </w:p>
    <w:p w14:paraId="671BCB2B" w14:textId="77777777" w:rsidR="002E7996" w:rsidRDefault="002E7996" w:rsidP="002E7996">
      <w:pPr>
        <w:ind w:left="1440"/>
        <w:rPr>
          <w:ins w:id="626" w:author="Bob 3063" w:date="2018-02-02T16:22:00Z"/>
          <w:lang w:eastAsia="zh-CN"/>
        </w:rPr>
      </w:pPr>
      <w:proofErr w:type="gramStart"/>
      <w:ins w:id="627" w:author="Bob 3063" w:date="2018-02-02T16:22:00Z">
        <w:r>
          <w:rPr>
            <w:lang w:eastAsia="zh-CN"/>
          </w:rPr>
          <w:t>of</w:t>
        </w:r>
        <w:proofErr w:type="gramEnd"/>
        <w:r>
          <w:rPr>
            <w:lang w:eastAsia="zh-CN"/>
          </w:rPr>
          <w:t xml:space="preserve"> protons and electrons increase.</w:t>
        </w:r>
      </w:ins>
    </w:p>
    <w:p w14:paraId="304E26EF" w14:textId="77777777" w:rsidR="002E7996" w:rsidRDefault="002E7996" w:rsidP="002E7996">
      <w:pPr>
        <w:ind w:left="1440"/>
        <w:rPr>
          <w:ins w:id="628" w:author="Bob 3063" w:date="2018-02-02T16:22:00Z"/>
          <w:lang w:eastAsia="zh-CN"/>
        </w:rPr>
      </w:pPr>
      <w:ins w:id="629" w:author="Bob 3063" w:date="2018-02-02T16:22:00Z">
        <w:r>
          <w:rPr>
            <w:lang w:eastAsia="zh-CN"/>
          </w:rPr>
          <w:t>(Van der Waal Forces is too general a term)</w:t>
        </w:r>
      </w:ins>
    </w:p>
    <w:p w14:paraId="41387165" w14:textId="77777777" w:rsidR="002E7996" w:rsidRDefault="002E7996" w:rsidP="002E7996">
      <w:pPr>
        <w:ind w:left="1440"/>
        <w:rPr>
          <w:ins w:id="630" w:author="Bob 3063" w:date="2018-02-02T16:22:00Z"/>
          <w:lang w:eastAsia="zh-CN"/>
        </w:rPr>
      </w:pPr>
      <w:ins w:id="631" w:author="Bob 3063" w:date="2018-02-02T16:22:00Z">
        <w:r>
          <w:rPr>
            <w:lang w:eastAsia="zh-CN"/>
          </w:rPr>
          <w:t xml:space="preserve">Please discuss </w:t>
        </w:r>
        <w:proofErr w:type="spellStart"/>
        <w:r>
          <w:rPr>
            <w:lang w:eastAsia="zh-CN"/>
          </w:rPr>
          <w:t>INTERmolecular</w:t>
        </w:r>
        <w:proofErr w:type="spellEnd"/>
        <w:r>
          <w:rPr>
            <w:lang w:eastAsia="zh-CN"/>
          </w:rPr>
          <w:t xml:space="preserve"> forces </w:t>
        </w:r>
      </w:ins>
    </w:p>
    <w:p w14:paraId="2D630FFA" w14:textId="77777777" w:rsidR="002E7996" w:rsidRDefault="002E7996" w:rsidP="002E7996">
      <w:pPr>
        <w:ind w:left="1440"/>
        <w:rPr>
          <w:ins w:id="632" w:author="Bob 3063" w:date="2018-02-02T16:22:00Z"/>
          <w:lang w:eastAsia="zh-CN"/>
        </w:rPr>
      </w:pPr>
      <w:proofErr w:type="gramStart"/>
      <w:ins w:id="633" w:author="Bob 3063" w:date="2018-02-02T16:22:00Z">
        <w:r>
          <w:rPr>
            <w:lang w:eastAsia="zh-CN"/>
          </w:rPr>
          <w:t>keeping</w:t>
        </w:r>
        <w:proofErr w:type="gramEnd"/>
        <w:r>
          <w:rPr>
            <w:lang w:eastAsia="zh-CN"/>
          </w:rPr>
          <w:t xml:space="preserve"> the molecules together as a liquid.</w:t>
        </w:r>
      </w:ins>
    </w:p>
    <w:p w14:paraId="4C68ACF5" w14:textId="6E120597" w:rsidR="002E7996" w:rsidRDefault="002E7996" w:rsidP="002E7996">
      <w:pPr>
        <w:ind w:left="1440"/>
        <w:rPr>
          <w:ins w:id="634" w:author="Bob 3063" w:date="2018-02-02T16:22:00Z"/>
          <w:lang w:eastAsia="zh-CN"/>
        </w:rPr>
      </w:pPr>
      <w:ins w:id="635" w:author="Bob 3063" w:date="2018-02-02T16:22:00Z">
        <w:r>
          <w:rPr>
            <w:lang w:eastAsia="zh-CN"/>
          </w:rPr>
          <w:t xml:space="preserve">Graph                                                             3 mx  </w:t>
        </w:r>
        <w:r>
          <w:rPr>
            <w:lang w:eastAsia="zh-CN"/>
          </w:rPr>
          <w:sym w:font="Wingdings" w:char="F0FC"/>
        </w:r>
        <w:r>
          <w:rPr>
            <w:lang w:eastAsia="zh-CN"/>
          </w:rPr>
          <w:sym w:font="Wingdings" w:char="F0FB"/>
        </w:r>
        <w:r>
          <w:rPr>
            <w:lang w:eastAsia="zh-CN"/>
          </w:rPr>
          <w:sym w:font="Wingdings" w:char="F0FB"/>
        </w:r>
        <w:r>
          <w:rPr>
            <w:lang w:eastAsia="zh-CN"/>
          </w:rPr>
          <w:t xml:space="preserve">  Title needed, axis labels and units </w:t>
        </w:r>
      </w:ins>
      <w:ins w:id="636" w:author="Bob 3063" w:date="2018-02-02T16:23:00Z">
        <w:r>
          <w:rPr>
            <w:lang w:eastAsia="zh-CN"/>
          </w:rPr>
          <w:t xml:space="preserve">… </w:t>
        </w:r>
      </w:ins>
    </w:p>
    <w:p w14:paraId="66C00340" w14:textId="446D52BD" w:rsidR="002E7996" w:rsidRDefault="002E7996" w:rsidP="002E7996">
      <w:pPr>
        <w:ind w:left="1440"/>
        <w:rPr>
          <w:ins w:id="637" w:author="Bob 3063" w:date="2018-02-02T16:22:00Z"/>
          <w:lang w:eastAsia="zh-CN"/>
        </w:rPr>
      </w:pPr>
      <w:ins w:id="638" w:author="Bob 3063" w:date="2018-02-02T16:22:00Z">
        <w:r>
          <w:rPr>
            <w:lang w:eastAsia="zh-CN"/>
          </w:rPr>
          <w:t xml:space="preserve">Number of e / London Forces                       1 </w:t>
        </w:r>
        <w:proofErr w:type="spellStart"/>
        <w:proofErr w:type="gramStart"/>
        <w:r>
          <w:rPr>
            <w:lang w:eastAsia="zh-CN"/>
          </w:rPr>
          <w:t>mk</w:t>
        </w:r>
        <w:proofErr w:type="spellEnd"/>
        <w:proofErr w:type="gramEnd"/>
        <w:r>
          <w:rPr>
            <w:lang w:eastAsia="zh-CN"/>
          </w:rPr>
          <w:t xml:space="preserve">  </w:t>
        </w:r>
      </w:ins>
      <w:ins w:id="639" w:author="Bob 3063" w:date="2018-02-02T16:24:00Z">
        <w:r>
          <w:rPr>
            <w:lang w:eastAsia="zh-CN"/>
          </w:rPr>
          <w:sym w:font="Wingdings" w:char="F0FC"/>
        </w:r>
      </w:ins>
    </w:p>
    <w:p w14:paraId="6F499CB1" w14:textId="310BFCCB" w:rsidR="002E7996" w:rsidRDefault="002E7996" w:rsidP="002E7996">
      <w:pPr>
        <w:ind w:left="1440"/>
        <w:rPr>
          <w:ins w:id="640" w:author="Bob 3063" w:date="2018-02-02T16:22:00Z"/>
          <w:lang w:eastAsia="zh-CN"/>
        </w:rPr>
      </w:pPr>
      <w:ins w:id="641" w:author="Bob 3063" w:date="2018-02-02T16:22:00Z">
        <w:r>
          <w:rPr>
            <w:lang w:eastAsia="zh-CN"/>
          </w:rPr>
          <w:t xml:space="preserve">Extrapolation / Prediction                            1 </w:t>
        </w:r>
        <w:proofErr w:type="spellStart"/>
        <w:proofErr w:type="gramStart"/>
        <w:r>
          <w:rPr>
            <w:lang w:eastAsia="zh-CN"/>
          </w:rPr>
          <w:t>mk</w:t>
        </w:r>
        <w:proofErr w:type="spellEnd"/>
        <w:proofErr w:type="gramEnd"/>
        <w:r>
          <w:rPr>
            <w:lang w:eastAsia="zh-CN"/>
          </w:rPr>
          <w:t xml:space="preserve">  </w:t>
        </w:r>
      </w:ins>
      <w:ins w:id="642" w:author="Bob 3063" w:date="2018-02-02T16:24:00Z">
        <w:r>
          <w:rPr>
            <w:lang w:eastAsia="zh-CN"/>
          </w:rPr>
          <w:sym w:font="Wingdings" w:char="F0FB"/>
        </w:r>
      </w:ins>
    </w:p>
    <w:p w14:paraId="760D2876" w14:textId="77777777" w:rsidR="002E7996" w:rsidRDefault="002E7996" w:rsidP="002E7996">
      <w:pPr>
        <w:ind w:left="1440"/>
        <w:rPr>
          <w:ins w:id="643" w:author="Bob 3063" w:date="2018-02-02T16:22:00Z"/>
          <w:lang w:eastAsia="zh-CN"/>
        </w:rPr>
      </w:pPr>
      <w:ins w:id="644" w:author="Bob 3063" w:date="2018-02-02T16:22:00Z">
        <w:r>
          <w:rPr>
            <w:lang w:eastAsia="zh-CN"/>
          </w:rPr>
          <w:t xml:space="preserve">   (Curve of Best Fit)</w:t>
        </w:r>
      </w:ins>
    </w:p>
    <w:p w14:paraId="71D621F0" w14:textId="734D2EA2" w:rsidR="002E7996" w:rsidRDefault="002E7996" w:rsidP="002E7996">
      <w:pPr>
        <w:ind w:left="1440"/>
        <w:rPr>
          <w:ins w:id="645" w:author="Bob 3063" w:date="2018-02-02T16:22:00Z"/>
          <w:lang w:eastAsia="zh-CN"/>
        </w:rPr>
      </w:pPr>
      <w:ins w:id="646" w:author="Bob 3063" w:date="2018-02-02T16:22:00Z">
        <w:r>
          <w:rPr>
            <w:lang w:eastAsia="zh-CN"/>
          </w:rPr>
          <w:t xml:space="preserve">=== </w:t>
        </w:r>
      </w:ins>
      <w:ins w:id="647" w:author="Bob 3063" w:date="2018-02-02T16:25:00Z">
        <w:r>
          <w:rPr>
            <w:lang w:eastAsia="zh-CN"/>
          </w:rPr>
          <w:t>5</w:t>
        </w:r>
      </w:ins>
      <w:ins w:id="648" w:author="Bob 3063" w:date="2018-02-02T16:22:00Z">
        <w:r>
          <w:rPr>
            <w:lang w:eastAsia="zh-CN"/>
          </w:rPr>
          <w:t>/8</w:t>
        </w:r>
      </w:ins>
    </w:p>
    <w:p w14:paraId="3EE0E3C2" w14:textId="77777777" w:rsidR="002E7996" w:rsidRDefault="002E7996" w:rsidP="002E7996">
      <w:pPr>
        <w:ind w:left="1440"/>
        <w:rPr>
          <w:ins w:id="649" w:author="Bob 3063" w:date="2018-02-02T16:22:00Z"/>
          <w:lang w:eastAsia="zh-CN"/>
        </w:rPr>
      </w:pPr>
    </w:p>
    <w:p w14:paraId="548E4EC9" w14:textId="77777777" w:rsidR="002E7996" w:rsidRDefault="002E7996" w:rsidP="002E7996">
      <w:pPr>
        <w:ind w:left="1440"/>
        <w:rPr>
          <w:ins w:id="650" w:author="Bob 3063" w:date="2018-02-02T16:22:00Z"/>
          <w:lang w:eastAsia="zh-CN"/>
        </w:rPr>
      </w:pPr>
      <w:ins w:id="651" w:author="Bob 3063" w:date="2018-02-02T16:22:00Z">
        <w:r w:rsidRPr="002E7996">
          <w:rPr>
            <w:highlight w:val="yellow"/>
            <w:lang w:eastAsia="zh-CN"/>
            <w:rPrChange w:id="652" w:author="Bob 3063" w:date="2018-02-02T16:24:00Z">
              <w:rPr>
                <w:lang w:eastAsia="zh-CN"/>
              </w:rPr>
            </w:rPrChange>
          </w:rPr>
          <w:t>Note that the question asks you to use your graph to predict the BP of Astatine.  Your graph does not allow this extrapolation/prediction.  If you make your graph larger to include 170 electrons, you will be able to extrapolate and see your prediction as a point and assign a value.</w:t>
        </w:r>
      </w:ins>
    </w:p>
    <w:p w14:paraId="15D2A7C8" w14:textId="1FCDDCD4" w:rsidR="008319A8" w:rsidRPr="00F13C17" w:rsidRDefault="002E7996" w:rsidP="008319A8">
      <w:pPr>
        <w:ind w:left="1440"/>
        <w:rPr>
          <w:lang w:eastAsia="zh-CN"/>
          <w:rPrChange w:id="653" w:author="Bob 3063" w:date="2018-02-02T15:52:00Z">
            <w:rPr>
              <w:color w:val="FF0000"/>
              <w:lang w:eastAsia="zh-CN"/>
            </w:rPr>
          </w:rPrChange>
        </w:rPr>
      </w:pPr>
      <w:ins w:id="654" w:author="Bob 3063" w:date="2018-02-02T16:22:00Z">
        <w:r>
          <w:rPr>
            <w:lang w:eastAsia="zh-CN"/>
          </w:rPr>
          <w:br/>
        </w:r>
        <w:r>
          <w:rPr>
            <w:lang w:eastAsia="zh-CN"/>
          </w:rPr>
          <w:br/>
        </w:r>
        <w:r>
          <w:rPr>
            <w:lang w:eastAsia="zh-CN"/>
          </w:rPr>
          <w:br/>
        </w:r>
        <w:r>
          <w:rPr>
            <w:lang w:eastAsia="zh-CN"/>
          </w:rPr>
          <w:br/>
        </w:r>
        <w:r>
          <w:rPr>
            <w:lang w:eastAsia="zh-CN"/>
          </w:rPr>
          <w:br/>
        </w:r>
        <w:r>
          <w:rPr>
            <w:lang w:eastAsia="zh-CN"/>
          </w:rPr>
          <w:br/>
        </w:r>
      </w:ins>
    </w:p>
    <w:p w14:paraId="5E2ABC28" w14:textId="426132B4" w:rsidR="00AC683E" w:rsidRPr="00F13C17" w:rsidRDefault="00AC683E" w:rsidP="00AC683E">
      <w:pPr>
        <w:pStyle w:val="ListParagraph"/>
        <w:numPr>
          <w:ilvl w:val="0"/>
          <w:numId w:val="1"/>
        </w:numPr>
        <w:rPr>
          <w:lang w:eastAsia="zh-CN"/>
          <w:rPrChange w:id="655" w:author="Bob 3063" w:date="2018-02-02T15:52:00Z">
            <w:rPr>
              <w:color w:val="000000" w:themeColor="text1"/>
              <w:lang w:eastAsia="zh-CN"/>
            </w:rPr>
          </w:rPrChange>
        </w:rPr>
      </w:pPr>
      <w:r w:rsidRPr="00F13C17">
        <w:rPr>
          <w:lang w:eastAsia="zh-CN"/>
          <w:rPrChange w:id="656" w:author="Bob 3063" w:date="2018-02-02T15:52:00Z">
            <w:rPr>
              <w:color w:val="000000" w:themeColor="text1"/>
              <w:lang w:eastAsia="zh-CN"/>
            </w:rPr>
          </w:rPrChange>
        </w:rPr>
        <w:t xml:space="preserve">The molar masses and boiling points of two carbon compounds are given in the following table. Why is there such a large difference between them in boiling point, despite their similarity in molar </w:t>
      </w:r>
      <w:r w:rsidR="008B2790" w:rsidRPr="00F13C17">
        <w:rPr>
          <w:lang w:eastAsia="zh-CN"/>
          <w:rPrChange w:id="657" w:author="Bob 3063" w:date="2018-02-02T15:52:00Z">
            <w:rPr>
              <w:color w:val="000000" w:themeColor="text1"/>
              <w:lang w:eastAsia="zh-CN"/>
            </w:rPr>
          </w:rPrChange>
        </w:rPr>
        <w:t>mass? (</w:t>
      </w:r>
      <w:r w:rsidRPr="00F13C17">
        <w:rPr>
          <w:lang w:eastAsia="zh-CN"/>
          <w:rPrChange w:id="658" w:author="Bob 3063" w:date="2018-02-02T15:52:00Z">
            <w:rPr>
              <w:color w:val="000000" w:themeColor="text1"/>
              <w:lang w:eastAsia="zh-CN"/>
            </w:rPr>
          </w:rPrChange>
        </w:rPr>
        <w:t>Hint: Set up a page with columns as was done in the first set of Support Questions in Lesson 4.)</w:t>
      </w:r>
    </w:p>
    <w:p w14:paraId="5C4F7119" w14:textId="6731C260" w:rsidR="008319A8" w:rsidRPr="00F13C17" w:rsidRDefault="008319A8" w:rsidP="008319A8">
      <w:pPr>
        <w:rPr>
          <w:lang w:eastAsia="zh-CN"/>
          <w:rPrChange w:id="659" w:author="Bob 3063" w:date="2018-02-02T15:52:00Z">
            <w:rPr>
              <w:color w:val="000000" w:themeColor="text1"/>
              <w:lang w:eastAsia="zh-CN"/>
            </w:rPr>
          </w:rPrChange>
        </w:rPr>
      </w:pPr>
    </w:p>
    <w:p w14:paraId="7AFAB7E9" w14:textId="7F6E5A14" w:rsidR="008319A8" w:rsidRPr="00F13C17" w:rsidRDefault="008319A8" w:rsidP="008319A8">
      <w:pPr>
        <w:rPr>
          <w:lang w:eastAsia="zh-CN"/>
          <w:rPrChange w:id="660" w:author="Bob 3063" w:date="2018-02-02T15:52:00Z">
            <w:rPr>
              <w:color w:val="000000" w:themeColor="text1"/>
              <w:lang w:eastAsia="zh-CN"/>
            </w:rPr>
          </w:rPrChange>
        </w:rPr>
      </w:pPr>
    </w:p>
    <w:p w14:paraId="4782BBF5" w14:textId="7D71883B" w:rsidR="008319A8" w:rsidRPr="00F13C17" w:rsidRDefault="008319A8" w:rsidP="008319A8">
      <w:pPr>
        <w:rPr>
          <w:lang w:eastAsia="zh-CN"/>
          <w:rPrChange w:id="661" w:author="Bob 3063" w:date="2018-02-02T15:52:00Z">
            <w:rPr>
              <w:color w:val="000000" w:themeColor="text1"/>
              <w:lang w:eastAsia="zh-CN"/>
            </w:rPr>
          </w:rPrChange>
        </w:rPr>
      </w:pPr>
    </w:p>
    <w:p w14:paraId="078444A9" w14:textId="784AB95E" w:rsidR="008319A8" w:rsidRPr="00F13C17" w:rsidRDefault="008319A8" w:rsidP="008319A8">
      <w:pPr>
        <w:rPr>
          <w:lang w:eastAsia="zh-CN"/>
          <w:rPrChange w:id="662" w:author="Bob 3063" w:date="2018-02-02T15:52:00Z">
            <w:rPr>
              <w:color w:val="000000" w:themeColor="text1"/>
              <w:lang w:eastAsia="zh-CN"/>
            </w:rPr>
          </w:rPrChange>
        </w:rPr>
      </w:pPr>
    </w:p>
    <w:p w14:paraId="65B65145" w14:textId="1E58A34D" w:rsidR="008319A8" w:rsidRPr="00F13C17" w:rsidRDefault="008319A8" w:rsidP="008319A8">
      <w:pPr>
        <w:rPr>
          <w:lang w:eastAsia="zh-CN"/>
          <w:rPrChange w:id="663" w:author="Bob 3063" w:date="2018-02-02T15:52:00Z">
            <w:rPr>
              <w:color w:val="000000" w:themeColor="text1"/>
              <w:lang w:eastAsia="zh-CN"/>
            </w:rPr>
          </w:rPrChange>
        </w:rPr>
      </w:pPr>
    </w:p>
    <w:p w14:paraId="497D95A4" w14:textId="71E29828" w:rsidR="008319A8" w:rsidRPr="00F13C17" w:rsidRDefault="008319A8" w:rsidP="008319A8">
      <w:pPr>
        <w:rPr>
          <w:lang w:eastAsia="zh-CN"/>
          <w:rPrChange w:id="664" w:author="Bob 3063" w:date="2018-02-02T15:52:00Z">
            <w:rPr>
              <w:color w:val="000000" w:themeColor="text1"/>
              <w:lang w:eastAsia="zh-CN"/>
            </w:rPr>
          </w:rPrChange>
        </w:rPr>
      </w:pPr>
    </w:p>
    <w:p w14:paraId="1CF41FBC" w14:textId="5C7223AC" w:rsidR="008319A8" w:rsidRPr="00F13C17" w:rsidRDefault="008319A8" w:rsidP="008319A8">
      <w:pPr>
        <w:rPr>
          <w:lang w:eastAsia="zh-CN"/>
          <w:rPrChange w:id="665" w:author="Bob 3063" w:date="2018-02-02T15:52:00Z">
            <w:rPr>
              <w:color w:val="000000" w:themeColor="text1"/>
              <w:lang w:eastAsia="zh-CN"/>
            </w:rPr>
          </w:rPrChange>
        </w:rPr>
      </w:pPr>
    </w:p>
    <w:tbl>
      <w:tblPr>
        <w:tblStyle w:val="TableGrid"/>
        <w:tblW w:w="9428" w:type="dxa"/>
        <w:tblLook w:val="04A0" w:firstRow="1" w:lastRow="0" w:firstColumn="1" w:lastColumn="0" w:noHBand="0" w:noVBand="1"/>
      </w:tblPr>
      <w:tblGrid>
        <w:gridCol w:w="2357"/>
        <w:gridCol w:w="2357"/>
        <w:gridCol w:w="2357"/>
        <w:gridCol w:w="2357"/>
      </w:tblGrid>
      <w:tr w:rsidR="00F13C17" w:rsidRPr="00F13C17" w14:paraId="18D81FFA" w14:textId="77777777" w:rsidTr="008B2790">
        <w:trPr>
          <w:trHeight w:val="621"/>
        </w:trPr>
        <w:tc>
          <w:tcPr>
            <w:tcW w:w="2357" w:type="dxa"/>
          </w:tcPr>
          <w:p w14:paraId="18FB5409" w14:textId="3D807A41" w:rsidR="008B2790" w:rsidRPr="00F13C17" w:rsidRDefault="008B2790" w:rsidP="008319A8">
            <w:pPr>
              <w:rPr>
                <w:lang w:eastAsia="zh-CN"/>
                <w:rPrChange w:id="666" w:author="Bob 3063" w:date="2018-02-02T15:52:00Z">
                  <w:rPr>
                    <w:color w:val="FF0000"/>
                    <w:lang w:eastAsia="zh-CN"/>
                  </w:rPr>
                </w:rPrChange>
              </w:rPr>
            </w:pPr>
            <w:r w:rsidRPr="00F13C17">
              <w:rPr>
                <w:lang w:eastAsia="zh-CN"/>
                <w:rPrChange w:id="667" w:author="Bob 3063" w:date="2018-02-02T15:52:00Z">
                  <w:rPr>
                    <w:color w:val="FF0000"/>
                    <w:lang w:eastAsia="zh-CN"/>
                  </w:rPr>
                </w:rPrChange>
              </w:rPr>
              <w:t>Formula</w:t>
            </w:r>
          </w:p>
        </w:tc>
        <w:tc>
          <w:tcPr>
            <w:tcW w:w="2357" w:type="dxa"/>
          </w:tcPr>
          <w:p w14:paraId="7CD3A280" w14:textId="4A8A4790" w:rsidR="008B2790" w:rsidRPr="00F13C17" w:rsidRDefault="008B2790" w:rsidP="008319A8">
            <w:pPr>
              <w:rPr>
                <w:lang w:eastAsia="zh-CN"/>
                <w:rPrChange w:id="668" w:author="Bob 3063" w:date="2018-02-02T15:52:00Z">
                  <w:rPr>
                    <w:color w:val="FF0000"/>
                    <w:lang w:eastAsia="zh-CN"/>
                  </w:rPr>
                </w:rPrChange>
              </w:rPr>
            </w:pPr>
            <w:r w:rsidRPr="00F13C17">
              <w:rPr>
                <w:lang w:eastAsia="zh-CN"/>
                <w:rPrChange w:id="669" w:author="Bob 3063" w:date="2018-02-02T15:52:00Z">
                  <w:rPr>
                    <w:color w:val="FF0000"/>
                    <w:lang w:eastAsia="zh-CN"/>
                  </w:rPr>
                </w:rPrChange>
              </w:rPr>
              <w:t>Dipole-dipole forces</w:t>
            </w:r>
          </w:p>
        </w:tc>
        <w:tc>
          <w:tcPr>
            <w:tcW w:w="2357" w:type="dxa"/>
          </w:tcPr>
          <w:p w14:paraId="5E0E0268" w14:textId="2F985479" w:rsidR="008B2790" w:rsidRPr="00F13C17" w:rsidRDefault="008B2790" w:rsidP="008319A8">
            <w:pPr>
              <w:rPr>
                <w:lang w:eastAsia="zh-CN"/>
                <w:rPrChange w:id="670" w:author="Bob 3063" w:date="2018-02-02T15:52:00Z">
                  <w:rPr>
                    <w:color w:val="FF0000"/>
                    <w:lang w:eastAsia="zh-CN"/>
                  </w:rPr>
                </w:rPrChange>
              </w:rPr>
            </w:pPr>
            <w:r w:rsidRPr="00F13C17">
              <w:rPr>
                <w:lang w:eastAsia="zh-CN"/>
                <w:rPrChange w:id="671" w:author="Bob 3063" w:date="2018-02-02T15:52:00Z">
                  <w:rPr>
                    <w:color w:val="FF0000"/>
                    <w:lang w:eastAsia="zh-CN"/>
                  </w:rPr>
                </w:rPrChange>
              </w:rPr>
              <w:t>London Forces</w:t>
            </w:r>
          </w:p>
        </w:tc>
        <w:tc>
          <w:tcPr>
            <w:tcW w:w="2357" w:type="dxa"/>
          </w:tcPr>
          <w:p w14:paraId="5A7F3E00" w14:textId="2477E9B7" w:rsidR="008B2790" w:rsidRPr="00F13C17" w:rsidRDefault="008B2790" w:rsidP="008319A8">
            <w:pPr>
              <w:rPr>
                <w:lang w:eastAsia="zh-CN"/>
                <w:rPrChange w:id="672" w:author="Bob 3063" w:date="2018-02-02T15:52:00Z">
                  <w:rPr>
                    <w:color w:val="FF0000"/>
                    <w:lang w:eastAsia="zh-CN"/>
                  </w:rPr>
                </w:rPrChange>
              </w:rPr>
            </w:pPr>
            <w:r w:rsidRPr="00F13C17">
              <w:rPr>
                <w:lang w:eastAsia="zh-CN"/>
                <w:rPrChange w:id="673" w:author="Bob 3063" w:date="2018-02-02T15:52:00Z">
                  <w:rPr>
                    <w:color w:val="FF0000"/>
                    <w:lang w:eastAsia="zh-CN"/>
                  </w:rPr>
                </w:rPrChange>
              </w:rPr>
              <w:t xml:space="preserve">Total Forces </w:t>
            </w:r>
          </w:p>
        </w:tc>
      </w:tr>
      <w:tr w:rsidR="00F13C17" w:rsidRPr="00F13C17" w14:paraId="3F1D426E" w14:textId="77777777" w:rsidTr="008B2790">
        <w:trPr>
          <w:trHeight w:val="302"/>
        </w:trPr>
        <w:tc>
          <w:tcPr>
            <w:tcW w:w="2357" w:type="dxa"/>
          </w:tcPr>
          <w:p w14:paraId="364F7ADC" w14:textId="4DC6A67D" w:rsidR="008B2790" w:rsidRPr="00F13C17" w:rsidRDefault="008B2790" w:rsidP="008319A8">
            <w:pPr>
              <w:rPr>
                <w:lang w:eastAsia="zh-CN"/>
                <w:rPrChange w:id="674" w:author="Bob 3063" w:date="2018-02-02T15:52:00Z">
                  <w:rPr>
                    <w:color w:val="FF0000"/>
                    <w:lang w:eastAsia="zh-CN"/>
                  </w:rPr>
                </w:rPrChange>
              </w:rPr>
            </w:pPr>
            <w:r w:rsidRPr="00F13C17">
              <w:rPr>
                <w:lang w:eastAsia="zh-CN"/>
                <w:rPrChange w:id="675" w:author="Bob 3063" w:date="2018-02-02T15:52:00Z">
                  <w:rPr>
                    <w:color w:val="FF0000"/>
                    <w:lang w:eastAsia="zh-CN"/>
                  </w:rPr>
                </w:rPrChange>
              </w:rPr>
              <w:t>C</w:t>
            </w:r>
            <w:r w:rsidRPr="00F13C17">
              <w:rPr>
                <w:vertAlign w:val="subscript"/>
                <w:lang w:eastAsia="zh-CN"/>
                <w:rPrChange w:id="676" w:author="Bob 3063" w:date="2018-02-02T15:52:00Z">
                  <w:rPr>
                    <w:color w:val="FF0000"/>
                    <w:vertAlign w:val="subscript"/>
                    <w:lang w:eastAsia="zh-CN"/>
                  </w:rPr>
                </w:rPrChange>
              </w:rPr>
              <w:t>2</w:t>
            </w:r>
            <w:r w:rsidRPr="00F13C17">
              <w:rPr>
                <w:lang w:eastAsia="zh-CN"/>
                <w:rPrChange w:id="677" w:author="Bob 3063" w:date="2018-02-02T15:52:00Z">
                  <w:rPr>
                    <w:color w:val="FF0000"/>
                    <w:lang w:eastAsia="zh-CN"/>
                  </w:rPr>
                </w:rPrChange>
              </w:rPr>
              <w:t>H</w:t>
            </w:r>
            <w:r w:rsidRPr="00F13C17">
              <w:rPr>
                <w:vertAlign w:val="subscript"/>
                <w:lang w:eastAsia="zh-CN"/>
                <w:rPrChange w:id="678" w:author="Bob 3063" w:date="2018-02-02T15:52:00Z">
                  <w:rPr>
                    <w:color w:val="FF0000"/>
                    <w:vertAlign w:val="subscript"/>
                    <w:lang w:eastAsia="zh-CN"/>
                  </w:rPr>
                </w:rPrChange>
              </w:rPr>
              <w:t>6</w:t>
            </w:r>
          </w:p>
        </w:tc>
        <w:tc>
          <w:tcPr>
            <w:tcW w:w="2357" w:type="dxa"/>
          </w:tcPr>
          <w:p w14:paraId="222916E0" w14:textId="5A47F2D0" w:rsidR="008B2790" w:rsidRPr="00F13C17" w:rsidRDefault="008B2790" w:rsidP="008319A8">
            <w:pPr>
              <w:rPr>
                <w:lang w:eastAsia="zh-CN"/>
                <w:rPrChange w:id="679" w:author="Bob 3063" w:date="2018-02-02T15:52:00Z">
                  <w:rPr>
                    <w:color w:val="FF0000"/>
                    <w:lang w:eastAsia="zh-CN"/>
                  </w:rPr>
                </w:rPrChange>
              </w:rPr>
            </w:pPr>
            <w:r w:rsidRPr="00F13C17">
              <w:rPr>
                <w:lang w:eastAsia="zh-CN"/>
                <w:rPrChange w:id="680" w:author="Bob 3063" w:date="2018-02-02T15:52:00Z">
                  <w:rPr>
                    <w:color w:val="FF0000"/>
                    <w:lang w:eastAsia="zh-CN"/>
                  </w:rPr>
                </w:rPrChange>
              </w:rPr>
              <w:t>Non-polar</w:t>
            </w:r>
          </w:p>
        </w:tc>
        <w:tc>
          <w:tcPr>
            <w:tcW w:w="2357" w:type="dxa"/>
          </w:tcPr>
          <w:p w14:paraId="1D5F57C2" w14:textId="01D295E9" w:rsidR="008B2790" w:rsidRPr="00F13C17" w:rsidRDefault="008B2790" w:rsidP="008319A8">
            <w:pPr>
              <w:rPr>
                <w:lang w:eastAsia="zh-CN"/>
                <w:rPrChange w:id="681" w:author="Bob 3063" w:date="2018-02-02T15:52:00Z">
                  <w:rPr>
                    <w:color w:val="FF0000"/>
                    <w:lang w:eastAsia="zh-CN"/>
                  </w:rPr>
                </w:rPrChange>
              </w:rPr>
            </w:pPr>
            <w:r w:rsidRPr="00F13C17">
              <w:rPr>
                <w:lang w:eastAsia="zh-CN"/>
                <w:rPrChange w:id="682" w:author="Bob 3063" w:date="2018-02-02T15:52:00Z">
                  <w:rPr>
                    <w:color w:val="FF0000"/>
                    <w:lang w:eastAsia="zh-CN"/>
                  </w:rPr>
                </w:rPrChange>
              </w:rPr>
              <w:t>18e/18p</w:t>
            </w:r>
          </w:p>
        </w:tc>
        <w:tc>
          <w:tcPr>
            <w:tcW w:w="2357" w:type="dxa"/>
          </w:tcPr>
          <w:p w14:paraId="6DB672C8" w14:textId="69061C87" w:rsidR="008B2790" w:rsidRPr="00F13C17" w:rsidRDefault="008B2790" w:rsidP="008319A8">
            <w:pPr>
              <w:rPr>
                <w:lang w:eastAsia="zh-CN"/>
                <w:rPrChange w:id="683" w:author="Bob 3063" w:date="2018-02-02T15:52:00Z">
                  <w:rPr>
                    <w:color w:val="FF0000"/>
                    <w:lang w:eastAsia="zh-CN"/>
                  </w:rPr>
                </w:rPrChange>
              </w:rPr>
            </w:pPr>
            <w:r w:rsidRPr="00F13C17">
              <w:rPr>
                <w:lang w:eastAsia="zh-CN"/>
                <w:rPrChange w:id="684" w:author="Bob 3063" w:date="2018-02-02T15:52:00Z">
                  <w:rPr>
                    <w:color w:val="FF0000"/>
                    <w:lang w:eastAsia="zh-CN"/>
                  </w:rPr>
                </w:rPrChange>
              </w:rPr>
              <w:t>Extremely weak forces</w:t>
            </w:r>
          </w:p>
        </w:tc>
      </w:tr>
      <w:tr w:rsidR="00F13C17" w:rsidRPr="00F13C17" w14:paraId="056963AD" w14:textId="77777777" w:rsidTr="008B2790">
        <w:trPr>
          <w:trHeight w:val="302"/>
        </w:trPr>
        <w:tc>
          <w:tcPr>
            <w:tcW w:w="2357" w:type="dxa"/>
          </w:tcPr>
          <w:p w14:paraId="02DD4474" w14:textId="330C93AB" w:rsidR="008B2790" w:rsidRPr="00F13C17" w:rsidRDefault="008B2790" w:rsidP="008319A8">
            <w:pPr>
              <w:rPr>
                <w:lang w:eastAsia="zh-CN"/>
                <w:rPrChange w:id="685" w:author="Bob 3063" w:date="2018-02-02T15:52:00Z">
                  <w:rPr>
                    <w:color w:val="FF0000"/>
                    <w:lang w:eastAsia="zh-CN"/>
                  </w:rPr>
                </w:rPrChange>
              </w:rPr>
            </w:pPr>
            <w:r w:rsidRPr="00F13C17">
              <w:rPr>
                <w:lang w:eastAsia="zh-CN"/>
                <w:rPrChange w:id="686" w:author="Bob 3063" w:date="2018-02-02T15:52:00Z">
                  <w:rPr>
                    <w:color w:val="FF0000"/>
                    <w:lang w:eastAsia="zh-CN"/>
                  </w:rPr>
                </w:rPrChange>
              </w:rPr>
              <w:lastRenderedPageBreak/>
              <w:t>CH</w:t>
            </w:r>
            <w:r w:rsidRPr="00F13C17">
              <w:rPr>
                <w:vertAlign w:val="subscript"/>
                <w:lang w:eastAsia="zh-CN"/>
                <w:rPrChange w:id="687" w:author="Bob 3063" w:date="2018-02-02T15:52:00Z">
                  <w:rPr>
                    <w:color w:val="FF0000"/>
                    <w:vertAlign w:val="subscript"/>
                    <w:lang w:eastAsia="zh-CN"/>
                  </w:rPr>
                </w:rPrChange>
              </w:rPr>
              <w:t>3</w:t>
            </w:r>
            <w:r w:rsidRPr="00F13C17">
              <w:rPr>
                <w:lang w:eastAsia="zh-CN"/>
                <w:rPrChange w:id="688" w:author="Bob 3063" w:date="2018-02-02T15:52:00Z">
                  <w:rPr>
                    <w:color w:val="FF0000"/>
                    <w:lang w:eastAsia="zh-CN"/>
                  </w:rPr>
                </w:rPrChange>
              </w:rPr>
              <w:t>OH</w:t>
            </w:r>
          </w:p>
        </w:tc>
        <w:tc>
          <w:tcPr>
            <w:tcW w:w="2357" w:type="dxa"/>
          </w:tcPr>
          <w:p w14:paraId="7D97DA2C" w14:textId="67B9C39D" w:rsidR="008B2790" w:rsidRPr="00F13C17" w:rsidRDefault="008B2790" w:rsidP="008319A8">
            <w:pPr>
              <w:rPr>
                <w:lang w:eastAsia="zh-CN"/>
                <w:rPrChange w:id="689" w:author="Bob 3063" w:date="2018-02-02T15:52:00Z">
                  <w:rPr>
                    <w:color w:val="FF0000"/>
                    <w:lang w:eastAsia="zh-CN"/>
                  </w:rPr>
                </w:rPrChange>
              </w:rPr>
            </w:pPr>
            <w:r w:rsidRPr="00F13C17">
              <w:rPr>
                <w:lang w:eastAsia="zh-CN"/>
                <w:rPrChange w:id="690" w:author="Bob 3063" w:date="2018-02-02T15:52:00Z">
                  <w:rPr>
                    <w:color w:val="FF0000"/>
                    <w:lang w:eastAsia="zh-CN"/>
                  </w:rPr>
                </w:rPrChange>
              </w:rPr>
              <w:t>Polar, dipole-dipole force present</w:t>
            </w:r>
          </w:p>
        </w:tc>
        <w:tc>
          <w:tcPr>
            <w:tcW w:w="2357" w:type="dxa"/>
          </w:tcPr>
          <w:p w14:paraId="4599C77E" w14:textId="2E0F9255" w:rsidR="008B2790" w:rsidRPr="00F13C17" w:rsidRDefault="008B2790" w:rsidP="008319A8">
            <w:pPr>
              <w:rPr>
                <w:lang w:eastAsia="zh-CN"/>
                <w:rPrChange w:id="691" w:author="Bob 3063" w:date="2018-02-02T15:52:00Z">
                  <w:rPr>
                    <w:color w:val="FF0000"/>
                    <w:lang w:eastAsia="zh-CN"/>
                  </w:rPr>
                </w:rPrChange>
              </w:rPr>
            </w:pPr>
            <w:r w:rsidRPr="00F13C17">
              <w:rPr>
                <w:lang w:eastAsia="zh-CN"/>
                <w:rPrChange w:id="692" w:author="Bob 3063" w:date="2018-02-02T15:52:00Z">
                  <w:rPr>
                    <w:color w:val="FF0000"/>
                    <w:lang w:eastAsia="zh-CN"/>
                  </w:rPr>
                </w:rPrChange>
              </w:rPr>
              <w:t>18e/18p</w:t>
            </w:r>
          </w:p>
        </w:tc>
        <w:tc>
          <w:tcPr>
            <w:tcW w:w="2357" w:type="dxa"/>
          </w:tcPr>
          <w:p w14:paraId="378700C5" w14:textId="604EC642" w:rsidR="008B2790" w:rsidRPr="00F13C17" w:rsidRDefault="008B2790" w:rsidP="008319A8">
            <w:pPr>
              <w:rPr>
                <w:lang w:eastAsia="zh-CN"/>
                <w:rPrChange w:id="693" w:author="Bob 3063" w:date="2018-02-02T15:52:00Z">
                  <w:rPr>
                    <w:color w:val="FF0000"/>
                    <w:lang w:eastAsia="zh-CN"/>
                  </w:rPr>
                </w:rPrChange>
              </w:rPr>
            </w:pPr>
            <w:r w:rsidRPr="00F13C17">
              <w:rPr>
                <w:lang w:eastAsia="zh-CN"/>
                <w:rPrChange w:id="694" w:author="Bob 3063" w:date="2018-02-02T15:52:00Z">
                  <w:rPr>
                    <w:color w:val="FF0000"/>
                    <w:lang w:eastAsia="zh-CN"/>
                  </w:rPr>
                </w:rPrChange>
              </w:rPr>
              <w:t>Stronger total forces</w:t>
            </w:r>
          </w:p>
        </w:tc>
      </w:tr>
    </w:tbl>
    <w:p w14:paraId="55F44B2B" w14:textId="77777777" w:rsidR="001606CB" w:rsidRDefault="008B2790" w:rsidP="001606CB">
      <w:pPr>
        <w:rPr>
          <w:ins w:id="695" w:author="Bob 3063" w:date="2018-02-02T16:25:00Z"/>
          <w:lang w:eastAsia="zh-CN"/>
        </w:rPr>
      </w:pPr>
      <w:r w:rsidRPr="00F13C17">
        <w:rPr>
          <w:lang w:eastAsia="zh-CN"/>
          <w:rPrChange w:id="696" w:author="Bob 3063" w:date="2018-02-02T15:52:00Z">
            <w:rPr>
              <w:color w:val="FF0000"/>
              <w:lang w:eastAsia="zh-CN"/>
            </w:rPr>
          </w:rPrChange>
        </w:rPr>
        <w:t>As illustrated above, although both compounds have approximately same amount of London forces, their difference in bonding polarity makes their intermolecular force very different. Since CH</w:t>
      </w:r>
      <w:r w:rsidRPr="00F13C17">
        <w:rPr>
          <w:vertAlign w:val="subscript"/>
          <w:lang w:eastAsia="zh-CN"/>
          <w:rPrChange w:id="697" w:author="Bob 3063" w:date="2018-02-02T15:52:00Z">
            <w:rPr>
              <w:color w:val="FF0000"/>
              <w:vertAlign w:val="subscript"/>
              <w:lang w:eastAsia="zh-CN"/>
            </w:rPr>
          </w:rPrChange>
        </w:rPr>
        <w:t>3</w:t>
      </w:r>
      <w:r w:rsidRPr="00F13C17">
        <w:rPr>
          <w:lang w:eastAsia="zh-CN"/>
          <w:rPrChange w:id="698" w:author="Bob 3063" w:date="2018-02-02T15:52:00Z">
            <w:rPr>
              <w:color w:val="FF0000"/>
              <w:lang w:eastAsia="zh-CN"/>
            </w:rPr>
          </w:rPrChange>
        </w:rPr>
        <w:t>OH has dipole-dipole force present, its total intermolecular force is much greater than that of C</w:t>
      </w:r>
      <w:r w:rsidRPr="00F13C17">
        <w:rPr>
          <w:vertAlign w:val="subscript"/>
          <w:lang w:eastAsia="zh-CN"/>
          <w:rPrChange w:id="699" w:author="Bob 3063" w:date="2018-02-02T15:52:00Z">
            <w:rPr>
              <w:color w:val="FF0000"/>
              <w:vertAlign w:val="subscript"/>
              <w:lang w:eastAsia="zh-CN"/>
            </w:rPr>
          </w:rPrChange>
        </w:rPr>
        <w:t>2</w:t>
      </w:r>
      <w:r w:rsidRPr="00F13C17">
        <w:rPr>
          <w:lang w:eastAsia="zh-CN"/>
          <w:rPrChange w:id="700" w:author="Bob 3063" w:date="2018-02-02T15:52:00Z">
            <w:rPr>
              <w:color w:val="FF0000"/>
              <w:lang w:eastAsia="zh-CN"/>
            </w:rPr>
          </w:rPrChange>
        </w:rPr>
        <w:t>H</w:t>
      </w:r>
      <w:r w:rsidRPr="00F13C17">
        <w:rPr>
          <w:vertAlign w:val="subscript"/>
          <w:lang w:eastAsia="zh-CN"/>
          <w:rPrChange w:id="701" w:author="Bob 3063" w:date="2018-02-02T15:52:00Z">
            <w:rPr>
              <w:color w:val="FF0000"/>
              <w:vertAlign w:val="subscript"/>
              <w:lang w:eastAsia="zh-CN"/>
            </w:rPr>
          </w:rPrChange>
        </w:rPr>
        <w:t xml:space="preserve">6. </w:t>
      </w:r>
      <w:r w:rsidRPr="00F13C17">
        <w:rPr>
          <w:lang w:eastAsia="zh-CN"/>
          <w:rPrChange w:id="702" w:author="Bob 3063" w:date="2018-02-02T15:52:00Z">
            <w:rPr>
              <w:color w:val="FF0000"/>
              <w:lang w:eastAsia="zh-CN"/>
            </w:rPr>
          </w:rPrChange>
        </w:rPr>
        <w:t>Therefore, CH</w:t>
      </w:r>
      <w:r w:rsidRPr="00F13C17">
        <w:rPr>
          <w:vertAlign w:val="subscript"/>
          <w:lang w:eastAsia="zh-CN"/>
          <w:rPrChange w:id="703" w:author="Bob 3063" w:date="2018-02-02T15:52:00Z">
            <w:rPr>
              <w:color w:val="FF0000"/>
              <w:vertAlign w:val="subscript"/>
              <w:lang w:eastAsia="zh-CN"/>
            </w:rPr>
          </w:rPrChange>
        </w:rPr>
        <w:t>3</w:t>
      </w:r>
      <w:r w:rsidRPr="00F13C17">
        <w:rPr>
          <w:lang w:eastAsia="zh-CN"/>
          <w:rPrChange w:id="704" w:author="Bob 3063" w:date="2018-02-02T15:52:00Z">
            <w:rPr>
              <w:color w:val="FF0000"/>
              <w:lang w:eastAsia="zh-CN"/>
            </w:rPr>
          </w:rPrChange>
        </w:rPr>
        <w:t>OH has a much higher boiling point.</w:t>
      </w:r>
      <w:ins w:id="705" w:author="Bob 3063" w:date="2018-02-02T16:25:00Z">
        <w:r w:rsidR="002E7996">
          <w:rPr>
            <w:lang w:eastAsia="zh-CN"/>
          </w:rPr>
          <w:br/>
        </w:r>
        <w:r w:rsidR="002E7996">
          <w:rPr>
            <w:lang w:eastAsia="zh-CN"/>
          </w:rPr>
          <w:br/>
        </w:r>
        <w:r w:rsidR="001606CB">
          <w:rPr>
            <w:lang w:eastAsia="zh-CN"/>
          </w:rPr>
          <w:t>13 Ethane Methanol BP</w:t>
        </w:r>
      </w:ins>
    </w:p>
    <w:p w14:paraId="17F49D7F" w14:textId="5DFFF1AB" w:rsidR="001606CB" w:rsidRDefault="001606CB" w:rsidP="001606CB">
      <w:pPr>
        <w:rPr>
          <w:ins w:id="706" w:author="Bob 3063" w:date="2018-02-02T16:25:00Z"/>
          <w:lang w:eastAsia="zh-CN"/>
        </w:rPr>
      </w:pPr>
      <w:ins w:id="707" w:author="Bob 3063" w:date="2018-02-02T16:25:00Z">
        <w:r>
          <w:rPr>
            <w:lang w:eastAsia="zh-CN"/>
          </w:rPr>
          <w:t xml:space="preserve">Methanol is polar, ethane is non-polar           1 </w:t>
        </w:r>
        <w:proofErr w:type="spellStart"/>
        <w:proofErr w:type="gramStart"/>
        <w:r>
          <w:rPr>
            <w:lang w:eastAsia="zh-CN"/>
          </w:rPr>
          <w:t>mk</w:t>
        </w:r>
        <w:proofErr w:type="spellEnd"/>
        <w:proofErr w:type="gramEnd"/>
        <w:r>
          <w:rPr>
            <w:lang w:eastAsia="zh-CN"/>
          </w:rPr>
          <w:t xml:space="preserve">  </w:t>
        </w:r>
      </w:ins>
      <w:ins w:id="708" w:author="Bob 3063" w:date="2018-02-02T16:26:00Z">
        <w:r>
          <w:rPr>
            <w:lang w:eastAsia="zh-CN"/>
          </w:rPr>
          <w:sym w:font="Wingdings" w:char="F0FC"/>
        </w:r>
      </w:ins>
    </w:p>
    <w:p w14:paraId="1E4AC1B1" w14:textId="3EE70D54" w:rsidR="001606CB" w:rsidRDefault="001606CB" w:rsidP="001606CB">
      <w:pPr>
        <w:rPr>
          <w:ins w:id="709" w:author="Bob 3063" w:date="2018-02-02T16:25:00Z"/>
          <w:lang w:eastAsia="zh-CN"/>
        </w:rPr>
      </w:pPr>
      <w:ins w:id="710" w:author="Bob 3063" w:date="2018-02-02T16:25:00Z">
        <w:r>
          <w:rPr>
            <w:lang w:eastAsia="zh-CN"/>
          </w:rPr>
          <w:t xml:space="preserve">Ethane has only London forces                       1 </w:t>
        </w:r>
        <w:proofErr w:type="spellStart"/>
        <w:proofErr w:type="gramStart"/>
        <w:r>
          <w:rPr>
            <w:lang w:eastAsia="zh-CN"/>
          </w:rPr>
          <w:t>mk</w:t>
        </w:r>
        <w:proofErr w:type="spellEnd"/>
        <w:proofErr w:type="gramEnd"/>
        <w:r>
          <w:rPr>
            <w:lang w:eastAsia="zh-CN"/>
          </w:rPr>
          <w:t xml:space="preserve">  </w:t>
        </w:r>
      </w:ins>
      <w:ins w:id="711" w:author="Bob 3063" w:date="2018-02-02T16:26:00Z">
        <w:r>
          <w:rPr>
            <w:lang w:eastAsia="zh-CN"/>
          </w:rPr>
          <w:sym w:font="Wingdings" w:char="F0FC"/>
        </w:r>
      </w:ins>
    </w:p>
    <w:p w14:paraId="34F571C0" w14:textId="6647CABA" w:rsidR="001606CB" w:rsidRDefault="001606CB" w:rsidP="001606CB">
      <w:pPr>
        <w:rPr>
          <w:ins w:id="712" w:author="Bob 3063" w:date="2018-02-02T16:25:00Z"/>
          <w:lang w:eastAsia="zh-CN"/>
        </w:rPr>
      </w:pPr>
      <w:ins w:id="713" w:author="Bob 3063" w:date="2018-02-02T16:25:00Z">
        <w:r>
          <w:rPr>
            <w:lang w:eastAsia="zh-CN"/>
          </w:rPr>
          <w:t xml:space="preserve">Methanol </w:t>
        </w:r>
        <w:r w:rsidRPr="001606CB">
          <w:rPr>
            <w:highlight w:val="green"/>
            <w:lang w:eastAsia="zh-CN"/>
            <w:rPrChange w:id="714" w:author="Bob 3063" w:date="2018-02-02T16:26:00Z">
              <w:rPr>
                <w:lang w:eastAsia="zh-CN"/>
              </w:rPr>
            </w:rPrChange>
          </w:rPr>
          <w:t>has hydrogen bonding</w:t>
        </w:r>
        <w:r>
          <w:rPr>
            <w:lang w:eastAsia="zh-CN"/>
          </w:rPr>
          <w:t xml:space="preserve">, stronger     1 </w:t>
        </w:r>
        <w:proofErr w:type="spellStart"/>
        <w:proofErr w:type="gramStart"/>
        <w:r>
          <w:rPr>
            <w:lang w:eastAsia="zh-CN"/>
          </w:rPr>
          <w:t>mk</w:t>
        </w:r>
        <w:proofErr w:type="spellEnd"/>
        <w:proofErr w:type="gramEnd"/>
        <w:r>
          <w:rPr>
            <w:lang w:eastAsia="zh-CN"/>
          </w:rPr>
          <w:t xml:space="preserve">  </w:t>
        </w:r>
      </w:ins>
      <w:ins w:id="715" w:author="Bob 3063" w:date="2018-02-02T16:26:00Z">
        <w:r>
          <w:rPr>
            <w:lang w:eastAsia="zh-CN"/>
          </w:rPr>
          <w:sym w:font="Wingdings" w:char="F0FB"/>
        </w:r>
        <w:r>
          <w:rPr>
            <w:lang w:eastAsia="zh-CN"/>
          </w:rPr>
          <w:t xml:space="preserve">  missing </w:t>
        </w:r>
      </w:ins>
    </w:p>
    <w:p w14:paraId="21CF560D" w14:textId="09D2A59D" w:rsidR="008319A8" w:rsidRPr="00F13C17" w:rsidRDefault="001606CB" w:rsidP="001606CB">
      <w:pPr>
        <w:rPr>
          <w:lang w:eastAsia="zh-CN"/>
          <w:rPrChange w:id="716" w:author="Bob 3063" w:date="2018-02-02T15:52:00Z">
            <w:rPr>
              <w:color w:val="FF0000"/>
              <w:lang w:eastAsia="zh-CN"/>
            </w:rPr>
          </w:rPrChange>
        </w:rPr>
      </w:pPr>
      <w:ins w:id="717" w:author="Bob 3063" w:date="2018-02-02T16:25:00Z">
        <w:r>
          <w:rPr>
            <w:lang w:eastAsia="zh-CN"/>
          </w:rPr>
          <w:t xml:space="preserve">=== </w:t>
        </w:r>
      </w:ins>
      <w:ins w:id="718" w:author="Bob 3063" w:date="2018-02-02T16:26:00Z">
        <w:r w:rsidR="00A87BB4">
          <w:rPr>
            <w:lang w:eastAsia="zh-CN"/>
          </w:rPr>
          <w:t>2</w:t>
        </w:r>
      </w:ins>
      <w:ins w:id="719" w:author="Bob 3063" w:date="2018-02-02T16:25:00Z">
        <w:r>
          <w:rPr>
            <w:lang w:eastAsia="zh-CN"/>
          </w:rPr>
          <w:t>/3</w:t>
        </w:r>
        <w:r w:rsidR="002E7996">
          <w:rPr>
            <w:lang w:eastAsia="zh-CN"/>
          </w:rPr>
          <w:br/>
        </w:r>
        <w:r w:rsidR="002E7996">
          <w:rPr>
            <w:lang w:eastAsia="zh-CN"/>
          </w:rPr>
          <w:br/>
        </w:r>
      </w:ins>
    </w:p>
    <w:p w14:paraId="68585BE6" w14:textId="77777777" w:rsidR="008319A8" w:rsidRPr="00F13C17" w:rsidRDefault="008319A8" w:rsidP="008319A8">
      <w:pPr>
        <w:rPr>
          <w:lang w:eastAsia="zh-CN"/>
          <w:rPrChange w:id="720" w:author="Bob 3063" w:date="2018-02-02T15:52:00Z">
            <w:rPr>
              <w:color w:val="000000" w:themeColor="text1"/>
              <w:lang w:eastAsia="zh-CN"/>
            </w:rPr>
          </w:rPrChange>
        </w:rPr>
      </w:pPr>
    </w:p>
    <w:p w14:paraId="464D5527" w14:textId="5C5111D8" w:rsidR="00AC683E" w:rsidRPr="00F13C17" w:rsidRDefault="00AC683E" w:rsidP="00AC683E">
      <w:pPr>
        <w:pStyle w:val="ListParagraph"/>
        <w:numPr>
          <w:ilvl w:val="0"/>
          <w:numId w:val="1"/>
        </w:numPr>
        <w:rPr>
          <w:lang w:eastAsia="zh-CN"/>
          <w:rPrChange w:id="721" w:author="Bob 3063" w:date="2018-02-02T15:52:00Z">
            <w:rPr>
              <w:color w:val="000000" w:themeColor="text1"/>
              <w:lang w:eastAsia="zh-CN"/>
            </w:rPr>
          </w:rPrChange>
        </w:rPr>
      </w:pPr>
      <w:r w:rsidRPr="00F13C17">
        <w:rPr>
          <w:lang w:eastAsia="zh-CN"/>
          <w:rPrChange w:id="722" w:author="Bob 3063" w:date="2018-02-02T15:52:00Z">
            <w:rPr>
              <w:color w:val="000000" w:themeColor="text1"/>
              <w:lang w:eastAsia="zh-CN"/>
            </w:rPr>
          </w:rPrChange>
        </w:rPr>
        <w:t>A)</w:t>
      </w:r>
      <w:r w:rsidRPr="00F13C17">
        <w:rPr>
          <w:lang w:eastAsia="zh-CN"/>
          <w:rPrChange w:id="723" w:author="Bob 3063" w:date="2018-02-02T15:52:00Z">
            <w:rPr>
              <w:color w:val="000000" w:themeColor="text1"/>
              <w:lang w:eastAsia="zh-CN"/>
            </w:rPr>
          </w:rPrChange>
        </w:rPr>
        <w:tab/>
        <w:t>Research the space elevator concept. Consider the environment in which the cable must operate. Recommend two physical, and one chemical property that the cable should have. Justify your choices.</w:t>
      </w:r>
    </w:p>
    <w:p w14:paraId="2D267618" w14:textId="0F163FB6" w:rsidR="008B2790" w:rsidRPr="00F13C17" w:rsidRDefault="008B2790" w:rsidP="008B2790">
      <w:pPr>
        <w:rPr>
          <w:lang w:eastAsia="zh-CN"/>
          <w:rPrChange w:id="724" w:author="Bob 3063" w:date="2018-02-02T15:52:00Z">
            <w:rPr>
              <w:color w:val="000000" w:themeColor="text1"/>
              <w:lang w:eastAsia="zh-CN"/>
            </w:rPr>
          </w:rPrChange>
        </w:rPr>
      </w:pPr>
    </w:p>
    <w:p w14:paraId="6396EC67" w14:textId="06B43DFF" w:rsidR="008B2790" w:rsidRPr="00F13C17" w:rsidRDefault="008B2790" w:rsidP="008B2790">
      <w:pPr>
        <w:ind w:left="1440"/>
        <w:rPr>
          <w:lang w:eastAsia="zh-CN"/>
          <w:rPrChange w:id="725" w:author="Bob 3063" w:date="2018-02-02T15:52:00Z">
            <w:rPr>
              <w:color w:val="FF0000"/>
              <w:lang w:eastAsia="zh-CN"/>
            </w:rPr>
          </w:rPrChange>
        </w:rPr>
      </w:pPr>
      <w:r w:rsidRPr="00F13C17">
        <w:rPr>
          <w:lang w:eastAsia="zh-CN"/>
          <w:rPrChange w:id="726" w:author="Bob 3063" w:date="2018-02-02T15:52:00Z">
            <w:rPr>
              <w:color w:val="FF0000"/>
              <w:lang w:eastAsia="zh-CN"/>
            </w:rPr>
          </w:rPrChange>
        </w:rPr>
        <w:t>Physical property</w:t>
      </w:r>
      <w:r w:rsidRPr="00F13C17">
        <w:rPr>
          <w:rFonts w:hint="eastAsia"/>
          <w:lang w:eastAsia="zh-CN"/>
          <w:rPrChange w:id="727" w:author="Bob 3063" w:date="2018-02-02T15:52:00Z">
            <w:rPr>
              <w:rFonts w:hint="eastAsia"/>
              <w:color w:val="FF0000"/>
              <w:lang w:eastAsia="zh-CN"/>
            </w:rPr>
          </w:rPrChange>
        </w:rPr>
        <w:t>：</w:t>
      </w:r>
      <w:r w:rsidRPr="00F13C17">
        <w:rPr>
          <w:rFonts w:hint="eastAsia"/>
          <w:lang w:eastAsia="zh-CN"/>
          <w:rPrChange w:id="728" w:author="Bob 3063" w:date="2018-02-02T15:52:00Z">
            <w:rPr>
              <w:rFonts w:hint="eastAsia"/>
              <w:color w:val="FF0000"/>
              <w:lang w:eastAsia="zh-CN"/>
            </w:rPr>
          </w:rPrChange>
        </w:rPr>
        <w:t xml:space="preserve"> 1.</w:t>
      </w:r>
      <w:r w:rsidRPr="00F13C17">
        <w:rPr>
          <w:lang w:eastAsia="zh-CN"/>
          <w:rPrChange w:id="729" w:author="Bob 3063" w:date="2018-02-02T15:52:00Z">
            <w:rPr>
              <w:color w:val="FF0000"/>
              <w:lang w:eastAsia="zh-CN"/>
            </w:rPr>
          </w:rPrChange>
        </w:rPr>
        <w:tab/>
        <w:t>Strength: the material must have the tensile strength to support not only its own weight, but the weight of the load as well. Since space elevator stretches up to thousands of meters, the material used to support the structure must be able to withstand tremendous amount of pressure.</w:t>
      </w:r>
    </w:p>
    <w:p w14:paraId="4BBB1955" w14:textId="69BE5AB6" w:rsidR="008B2790" w:rsidRPr="00F13C17" w:rsidRDefault="008B2790" w:rsidP="008B2790">
      <w:pPr>
        <w:ind w:left="1440"/>
        <w:rPr>
          <w:lang w:eastAsia="zh-CN"/>
          <w:rPrChange w:id="730" w:author="Bob 3063" w:date="2018-02-02T15:52:00Z">
            <w:rPr>
              <w:color w:val="FF0000"/>
              <w:lang w:eastAsia="zh-CN"/>
            </w:rPr>
          </w:rPrChange>
        </w:rPr>
      </w:pPr>
      <w:r w:rsidRPr="00F13C17">
        <w:rPr>
          <w:lang w:eastAsia="zh-CN"/>
          <w:rPrChange w:id="731" w:author="Bob 3063" w:date="2018-02-02T15:52:00Z">
            <w:rPr>
              <w:color w:val="FF0000"/>
              <w:lang w:eastAsia="zh-CN"/>
            </w:rPr>
          </w:rPrChange>
        </w:rPr>
        <w:tab/>
      </w:r>
      <w:r w:rsidRPr="00F13C17">
        <w:rPr>
          <w:lang w:eastAsia="zh-CN"/>
          <w:rPrChange w:id="732" w:author="Bob 3063" w:date="2018-02-02T15:52:00Z">
            <w:rPr>
              <w:color w:val="FF0000"/>
              <w:lang w:eastAsia="zh-CN"/>
            </w:rPr>
          </w:rPrChange>
        </w:rPr>
        <w:tab/>
      </w:r>
      <w:r w:rsidRPr="00F13C17">
        <w:rPr>
          <w:lang w:eastAsia="zh-CN"/>
          <w:rPrChange w:id="733" w:author="Bob 3063" w:date="2018-02-02T15:52:00Z">
            <w:rPr>
              <w:color w:val="FF0000"/>
              <w:lang w:eastAsia="zh-CN"/>
            </w:rPr>
          </w:rPrChange>
        </w:rPr>
        <w:tab/>
        <w:t>2.</w:t>
      </w:r>
      <w:r w:rsidRPr="00F13C17">
        <w:rPr>
          <w:lang w:eastAsia="zh-CN"/>
          <w:rPrChange w:id="734" w:author="Bob 3063" w:date="2018-02-02T15:52:00Z">
            <w:rPr>
              <w:color w:val="FF0000"/>
              <w:lang w:eastAsia="zh-CN"/>
            </w:rPr>
          </w:rPrChange>
        </w:rPr>
        <w:tab/>
        <w:t>Weight:</w:t>
      </w:r>
      <w:r w:rsidRPr="00F13C17">
        <w:rPr>
          <w:lang w:eastAsia="zh-CN"/>
          <w:rPrChange w:id="735" w:author="Bob 3063" w:date="2018-02-02T15:52:00Z">
            <w:rPr>
              <w:color w:val="FF0000"/>
              <w:lang w:eastAsia="zh-CN"/>
            </w:rPr>
          </w:rPrChange>
        </w:rPr>
        <w:tab/>
        <w:t xml:space="preserve">For a massive object such as the space elevator, the weight of the material will have a profound effect on the </w:t>
      </w:r>
      <w:r w:rsidR="000517EC" w:rsidRPr="00F13C17">
        <w:rPr>
          <w:lang w:eastAsia="zh-CN"/>
          <w:rPrChange w:id="736" w:author="Bob 3063" w:date="2018-02-02T15:52:00Z">
            <w:rPr>
              <w:color w:val="FF0000"/>
              <w:lang w:eastAsia="zh-CN"/>
            </w:rPr>
          </w:rPrChange>
        </w:rPr>
        <w:t xml:space="preserve">durability and economic cost of the building. Light weight material will exact less stress on the building’s stability, as well as the cost of </w:t>
      </w:r>
      <w:proofErr w:type="spellStart"/>
      <w:r w:rsidR="000517EC" w:rsidRPr="00F13C17">
        <w:rPr>
          <w:lang w:eastAsia="zh-CN"/>
          <w:rPrChange w:id="737" w:author="Bob 3063" w:date="2018-02-02T15:52:00Z">
            <w:rPr>
              <w:color w:val="FF0000"/>
              <w:lang w:eastAsia="zh-CN"/>
            </w:rPr>
          </w:rPrChange>
        </w:rPr>
        <w:t>constuction</w:t>
      </w:r>
      <w:proofErr w:type="spellEnd"/>
      <w:r w:rsidR="000517EC" w:rsidRPr="00F13C17">
        <w:rPr>
          <w:lang w:eastAsia="zh-CN"/>
          <w:rPrChange w:id="738" w:author="Bob 3063" w:date="2018-02-02T15:52:00Z">
            <w:rPr>
              <w:color w:val="FF0000"/>
              <w:lang w:eastAsia="zh-CN"/>
            </w:rPr>
          </w:rPrChange>
        </w:rPr>
        <w:t xml:space="preserve"> and maintenance </w:t>
      </w:r>
    </w:p>
    <w:p w14:paraId="46AAEC7B" w14:textId="263F07E5" w:rsidR="000517EC" w:rsidRPr="00F13C17" w:rsidRDefault="000517EC" w:rsidP="008B2790">
      <w:pPr>
        <w:ind w:left="1440"/>
        <w:rPr>
          <w:lang w:eastAsia="zh-CN"/>
          <w:rPrChange w:id="739" w:author="Bob 3063" w:date="2018-02-02T15:52:00Z">
            <w:rPr>
              <w:color w:val="FF0000"/>
              <w:lang w:eastAsia="zh-CN"/>
            </w:rPr>
          </w:rPrChange>
        </w:rPr>
      </w:pPr>
    </w:p>
    <w:p w14:paraId="5B1EB488" w14:textId="088BB203" w:rsidR="000517EC" w:rsidRPr="00F13C17" w:rsidRDefault="000517EC" w:rsidP="008B2790">
      <w:pPr>
        <w:ind w:left="1440"/>
        <w:rPr>
          <w:lang w:eastAsia="zh-CN"/>
          <w:rPrChange w:id="740" w:author="Bob 3063" w:date="2018-02-02T15:52:00Z">
            <w:rPr>
              <w:color w:val="FF0000"/>
              <w:lang w:eastAsia="zh-CN"/>
            </w:rPr>
          </w:rPrChange>
        </w:rPr>
      </w:pPr>
      <w:r w:rsidRPr="00F13C17">
        <w:rPr>
          <w:lang w:eastAsia="zh-CN"/>
          <w:rPrChange w:id="741" w:author="Bob 3063" w:date="2018-02-02T15:52:00Z">
            <w:rPr>
              <w:color w:val="FF0000"/>
              <w:lang w:eastAsia="zh-CN"/>
            </w:rPr>
          </w:rPrChange>
        </w:rPr>
        <w:t>Chemical property:</w:t>
      </w:r>
      <w:r w:rsidRPr="00F13C17">
        <w:rPr>
          <w:lang w:eastAsia="zh-CN"/>
          <w:rPrChange w:id="742" w:author="Bob 3063" w:date="2018-02-02T15:52:00Z">
            <w:rPr>
              <w:color w:val="FF0000"/>
              <w:lang w:eastAsia="zh-CN"/>
            </w:rPr>
          </w:rPrChange>
        </w:rPr>
        <w:tab/>
        <w:t xml:space="preserve">Space is filled with dangerous cosmic radiation. Humans are only protected inside the atmospheres. </w:t>
      </w:r>
      <w:r w:rsidRPr="00F13C17">
        <w:rPr>
          <w:rFonts w:hint="eastAsia"/>
          <w:lang w:eastAsia="zh-CN"/>
          <w:rPrChange w:id="743" w:author="Bob 3063" w:date="2018-02-02T15:52:00Z">
            <w:rPr>
              <w:rFonts w:hint="eastAsia"/>
              <w:color w:val="FF0000"/>
              <w:lang w:eastAsia="zh-CN"/>
            </w:rPr>
          </w:rPrChange>
        </w:rPr>
        <w:t>A</w:t>
      </w:r>
      <w:r w:rsidRPr="00F13C17">
        <w:rPr>
          <w:lang w:eastAsia="zh-CN"/>
          <w:rPrChange w:id="744" w:author="Bob 3063" w:date="2018-02-02T15:52:00Z">
            <w:rPr>
              <w:color w:val="FF0000"/>
              <w:lang w:eastAsia="zh-CN"/>
            </w:rPr>
          </w:rPrChange>
        </w:rPr>
        <w:t xml:space="preserve"> ride on the space elevator would venture well outside the protection of the atmosphere, and risk exposure to radiation. Therefore, the material of the space elevator should be able to absorb most, if not all of the radiation that could potentially harm space travelers.</w:t>
      </w:r>
    </w:p>
    <w:p w14:paraId="7238CF4A" w14:textId="77777777" w:rsidR="000517EC" w:rsidRPr="00F13C17" w:rsidRDefault="000517EC" w:rsidP="008B2790">
      <w:pPr>
        <w:ind w:left="1440"/>
        <w:rPr>
          <w:lang w:eastAsia="zh-CN"/>
          <w:rPrChange w:id="745" w:author="Bob 3063" w:date="2018-02-02T15:52:00Z">
            <w:rPr>
              <w:color w:val="000000" w:themeColor="text1"/>
              <w:lang w:eastAsia="zh-CN"/>
            </w:rPr>
          </w:rPrChange>
        </w:rPr>
      </w:pPr>
    </w:p>
    <w:p w14:paraId="14ED53A8" w14:textId="77777777" w:rsidR="000517EC" w:rsidRPr="00F13C17" w:rsidRDefault="00AC683E" w:rsidP="00AC683E">
      <w:pPr>
        <w:pStyle w:val="ListParagraph"/>
        <w:rPr>
          <w:lang w:eastAsia="zh-CN"/>
          <w:rPrChange w:id="746" w:author="Bob 3063" w:date="2018-02-02T15:52:00Z">
            <w:rPr>
              <w:color w:val="000000" w:themeColor="text1"/>
              <w:lang w:eastAsia="zh-CN"/>
            </w:rPr>
          </w:rPrChange>
        </w:rPr>
      </w:pPr>
      <w:r w:rsidRPr="00F13C17">
        <w:rPr>
          <w:lang w:eastAsia="zh-CN"/>
          <w:rPrChange w:id="747" w:author="Bob 3063" w:date="2018-02-02T15:52:00Z">
            <w:rPr>
              <w:color w:val="000000" w:themeColor="text1"/>
              <w:lang w:eastAsia="zh-CN"/>
            </w:rPr>
          </w:rPrChange>
        </w:rPr>
        <w:t>B)</w:t>
      </w:r>
      <w:r w:rsidRPr="00F13C17">
        <w:rPr>
          <w:lang w:eastAsia="zh-CN"/>
          <w:rPrChange w:id="748" w:author="Bob 3063" w:date="2018-02-02T15:52:00Z">
            <w:rPr>
              <w:color w:val="000000" w:themeColor="text1"/>
              <w:lang w:eastAsia="zh-CN"/>
            </w:rPr>
          </w:rPrChange>
        </w:rPr>
        <w:tab/>
        <w:t>Based on what you have learned about bonding and forces in solids, which type of solid, in your opinion, is the most suitable for use in the space elevator cable? Justify your choices.</w:t>
      </w:r>
    </w:p>
    <w:p w14:paraId="2CD908B2" w14:textId="77777777" w:rsidR="000517EC" w:rsidRPr="00F13C17" w:rsidRDefault="000517EC" w:rsidP="00AC683E">
      <w:pPr>
        <w:pStyle w:val="ListParagraph"/>
        <w:rPr>
          <w:lang w:eastAsia="zh-CN"/>
          <w:rPrChange w:id="749" w:author="Bob 3063" w:date="2018-02-02T15:52:00Z">
            <w:rPr>
              <w:color w:val="000000" w:themeColor="text1"/>
              <w:lang w:eastAsia="zh-CN"/>
            </w:rPr>
          </w:rPrChange>
        </w:rPr>
      </w:pPr>
    </w:p>
    <w:p w14:paraId="7BA1A169" w14:textId="77777777" w:rsidR="008D75AE" w:rsidRDefault="000517EC" w:rsidP="008D75AE">
      <w:pPr>
        <w:pStyle w:val="ListParagraph"/>
        <w:rPr>
          <w:ins w:id="750" w:author="Bob 3063" w:date="2018-02-02T16:27:00Z"/>
          <w:lang w:eastAsia="zh-CN"/>
        </w:rPr>
      </w:pPr>
      <w:r w:rsidRPr="00F13C17">
        <w:rPr>
          <w:lang w:eastAsia="zh-CN"/>
          <w:rPrChange w:id="751" w:author="Bob 3063" w:date="2018-02-02T15:52:00Z">
            <w:rPr>
              <w:color w:val="000000" w:themeColor="text1"/>
              <w:lang w:eastAsia="zh-CN"/>
            </w:rPr>
          </w:rPrChange>
        </w:rPr>
        <w:tab/>
      </w:r>
      <w:r w:rsidRPr="00F13C17">
        <w:rPr>
          <w:lang w:eastAsia="zh-CN"/>
          <w:rPrChange w:id="752" w:author="Bob 3063" w:date="2018-02-02T15:52:00Z">
            <w:rPr>
              <w:color w:val="FF0000"/>
              <w:lang w:eastAsia="zh-CN"/>
            </w:rPr>
          </w:rPrChange>
        </w:rPr>
        <w:t xml:space="preserve">Based on the physical and chemical qualities demanded, solids in the covalent network solids type would be most ideal for using as construction material. For instance, carbon nanotubes, a type of such solids, have outstanding qualities of strength and </w:t>
      </w:r>
      <w:r w:rsidRPr="00F13C17">
        <w:rPr>
          <w:lang w:eastAsia="zh-CN"/>
          <w:rPrChange w:id="753" w:author="Bob 3063" w:date="2018-02-02T15:52:00Z">
            <w:rPr>
              <w:color w:val="FF0000"/>
              <w:lang w:eastAsia="zh-CN"/>
            </w:rPr>
          </w:rPrChange>
        </w:rPr>
        <w:lastRenderedPageBreak/>
        <w:t>lightness, and has been an ideal building material for the aerospace industry.</w:t>
      </w:r>
      <w:ins w:id="754" w:author="Bob 3063" w:date="2018-02-02T16:26:00Z">
        <w:r w:rsidR="008D75AE">
          <w:rPr>
            <w:lang w:eastAsia="zh-CN"/>
          </w:rPr>
          <w:br/>
        </w:r>
        <w:r w:rsidR="008D75AE">
          <w:rPr>
            <w:lang w:eastAsia="zh-CN"/>
          </w:rPr>
          <w:br/>
        </w:r>
      </w:ins>
      <w:ins w:id="755" w:author="Bob 3063" w:date="2018-02-02T16:27:00Z">
        <w:r w:rsidR="008D75AE">
          <w:rPr>
            <w:lang w:eastAsia="zh-CN"/>
          </w:rPr>
          <w:t>14 Space Elevator</w:t>
        </w:r>
      </w:ins>
    </w:p>
    <w:p w14:paraId="02BA3528" w14:textId="77777777" w:rsidR="008D75AE" w:rsidRDefault="008D75AE" w:rsidP="008D75AE">
      <w:pPr>
        <w:pStyle w:val="ListParagraph"/>
        <w:rPr>
          <w:ins w:id="756" w:author="Bob 3063" w:date="2018-02-02T16:27:00Z"/>
          <w:lang w:eastAsia="zh-CN"/>
        </w:rPr>
      </w:pPr>
      <w:ins w:id="757" w:author="Bob 3063" w:date="2018-02-02T16:27:00Z">
        <w:r>
          <w:rPr>
            <w:lang w:eastAsia="zh-CN"/>
          </w:rPr>
          <w:t>Two physical properties and justifications</w:t>
        </w:r>
      </w:ins>
    </w:p>
    <w:p w14:paraId="3C95E452" w14:textId="77777777" w:rsidR="008D75AE" w:rsidRDefault="008D75AE" w:rsidP="008D75AE">
      <w:pPr>
        <w:pStyle w:val="ListParagraph"/>
        <w:rPr>
          <w:ins w:id="758" w:author="Bob 3063" w:date="2018-02-02T16:27:00Z"/>
          <w:lang w:eastAsia="zh-CN"/>
        </w:rPr>
      </w:pPr>
      <w:ins w:id="759" w:author="Bob 3063" w:date="2018-02-02T16:27:00Z">
        <w:r>
          <w:rPr>
            <w:lang w:eastAsia="zh-CN"/>
          </w:rPr>
          <w:t>(</w:t>
        </w:r>
        <w:proofErr w:type="gramStart"/>
        <w:r>
          <w:rPr>
            <w:lang w:eastAsia="zh-CN"/>
          </w:rPr>
          <w:t>strong</w:t>
        </w:r>
        <w:proofErr w:type="gramEnd"/>
        <w:r>
          <w:rPr>
            <w:lang w:eastAsia="zh-CN"/>
          </w:rPr>
          <w:t xml:space="preserve">, elastic, solid, high MP, flexible, </w:t>
        </w:r>
      </w:ins>
    </w:p>
    <w:p w14:paraId="5D64FEBF" w14:textId="77777777" w:rsidR="008D75AE" w:rsidRDefault="008D75AE" w:rsidP="008D75AE">
      <w:pPr>
        <w:pStyle w:val="ListParagraph"/>
        <w:rPr>
          <w:ins w:id="760" w:author="Bob 3063" w:date="2018-02-02T16:27:00Z"/>
          <w:lang w:eastAsia="zh-CN"/>
        </w:rPr>
      </w:pPr>
      <w:proofErr w:type="gramStart"/>
      <w:ins w:id="761" w:author="Bob 3063" w:date="2018-02-02T16:27:00Z">
        <w:r>
          <w:rPr>
            <w:lang w:eastAsia="zh-CN"/>
          </w:rPr>
          <w:t>conduct</w:t>
        </w:r>
        <w:proofErr w:type="gramEnd"/>
        <w:r>
          <w:rPr>
            <w:lang w:eastAsia="zh-CN"/>
          </w:rPr>
          <w:t xml:space="preserve"> electricity for lightning strikes</w:t>
        </w:r>
      </w:ins>
    </w:p>
    <w:p w14:paraId="068DD7E2" w14:textId="77777777" w:rsidR="008D75AE" w:rsidRDefault="008D75AE" w:rsidP="008D75AE">
      <w:pPr>
        <w:pStyle w:val="ListParagraph"/>
        <w:rPr>
          <w:ins w:id="762" w:author="Bob 3063" w:date="2018-02-02T16:27:00Z"/>
          <w:lang w:eastAsia="zh-CN"/>
        </w:rPr>
      </w:pPr>
      <w:ins w:id="763" w:author="Bob 3063" w:date="2018-02-02T16:27:00Z">
        <w:r>
          <w:rPr>
            <w:lang w:eastAsia="zh-CN"/>
          </w:rPr>
          <w:t>(The CN Tower is a huge lightning rod),</w:t>
        </w:r>
      </w:ins>
    </w:p>
    <w:p w14:paraId="0A9F9B33" w14:textId="77777777" w:rsidR="008D75AE" w:rsidRDefault="008D75AE" w:rsidP="008D75AE">
      <w:pPr>
        <w:pStyle w:val="ListParagraph"/>
        <w:rPr>
          <w:ins w:id="764" w:author="Bob 3063" w:date="2018-02-02T16:27:00Z"/>
          <w:lang w:eastAsia="zh-CN"/>
        </w:rPr>
      </w:pPr>
      <w:proofErr w:type="gramStart"/>
      <w:ins w:id="765" w:author="Bob 3063" w:date="2018-02-02T16:27:00Z">
        <w:r>
          <w:rPr>
            <w:lang w:eastAsia="zh-CN"/>
          </w:rPr>
          <w:t>no</w:t>
        </w:r>
        <w:proofErr w:type="gramEnd"/>
        <w:r>
          <w:rPr>
            <w:lang w:eastAsia="zh-CN"/>
          </w:rPr>
          <w:t xml:space="preserve"> melting or burning, lightweight)</w:t>
        </w:r>
      </w:ins>
    </w:p>
    <w:p w14:paraId="28119971" w14:textId="7961CA28" w:rsidR="008D75AE" w:rsidRDefault="008D75AE" w:rsidP="008D75AE">
      <w:pPr>
        <w:pStyle w:val="ListParagraph"/>
        <w:rPr>
          <w:ins w:id="766" w:author="Bob 3063" w:date="2018-02-02T16:27:00Z"/>
          <w:lang w:eastAsia="zh-CN"/>
        </w:rPr>
      </w:pPr>
      <w:ins w:id="767" w:author="Bob 3063" w:date="2018-02-02T16:27:00Z">
        <w:r>
          <w:rPr>
            <w:lang w:eastAsia="zh-CN"/>
          </w:rPr>
          <w:t xml:space="preserve">Physical property &amp; justification              2 mx  </w:t>
        </w:r>
        <w:r>
          <w:rPr>
            <w:lang w:eastAsia="zh-CN"/>
          </w:rPr>
          <w:sym w:font="Wingdings" w:char="F0FC"/>
        </w:r>
        <w:r>
          <w:rPr>
            <w:lang w:eastAsia="zh-CN"/>
          </w:rPr>
          <w:sym w:font="Wingdings" w:char="F0FC"/>
        </w:r>
      </w:ins>
    </w:p>
    <w:p w14:paraId="46385A71" w14:textId="778D6AF9" w:rsidR="008D75AE" w:rsidRDefault="008D75AE" w:rsidP="008D75AE">
      <w:pPr>
        <w:pStyle w:val="ListParagraph"/>
        <w:rPr>
          <w:ins w:id="768" w:author="Bob 3063" w:date="2018-02-02T16:27:00Z"/>
          <w:lang w:eastAsia="zh-CN"/>
        </w:rPr>
      </w:pPr>
      <w:ins w:id="769" w:author="Bob 3063" w:date="2018-02-02T16:27:00Z">
        <w:r>
          <w:rPr>
            <w:lang w:eastAsia="zh-CN"/>
          </w:rPr>
          <w:t xml:space="preserve">Physical property &amp; justification              2 mx  </w:t>
        </w:r>
        <w:r>
          <w:rPr>
            <w:lang w:eastAsia="zh-CN"/>
          </w:rPr>
          <w:sym w:font="Wingdings" w:char="F0FC"/>
        </w:r>
        <w:r>
          <w:rPr>
            <w:lang w:eastAsia="zh-CN"/>
          </w:rPr>
          <w:sym w:font="Wingdings" w:char="F0FC"/>
        </w:r>
      </w:ins>
    </w:p>
    <w:p w14:paraId="7AF28B72" w14:textId="77777777" w:rsidR="008D75AE" w:rsidRDefault="008D75AE" w:rsidP="008D75AE">
      <w:pPr>
        <w:pStyle w:val="ListParagraph"/>
        <w:rPr>
          <w:ins w:id="770" w:author="Bob 3063" w:date="2018-02-02T16:27:00Z"/>
          <w:lang w:eastAsia="zh-CN"/>
        </w:rPr>
      </w:pPr>
    </w:p>
    <w:p w14:paraId="45DC91EB" w14:textId="32420369" w:rsidR="008D75AE" w:rsidRDefault="008D75AE" w:rsidP="008D75AE">
      <w:pPr>
        <w:pStyle w:val="ListParagraph"/>
        <w:rPr>
          <w:ins w:id="771" w:author="Bob 3063" w:date="2018-02-02T16:27:00Z"/>
          <w:lang w:eastAsia="zh-CN"/>
        </w:rPr>
      </w:pPr>
      <w:ins w:id="772" w:author="Bob 3063" w:date="2018-02-02T16:27:00Z">
        <w:r>
          <w:rPr>
            <w:lang w:eastAsia="zh-CN"/>
          </w:rPr>
          <w:t xml:space="preserve">One chemical property &amp; justification      2 mx  </w:t>
        </w:r>
        <w:r>
          <w:rPr>
            <w:lang w:eastAsia="zh-CN"/>
          </w:rPr>
          <w:sym w:font="Wingdings" w:char="F0FB"/>
        </w:r>
        <w:r>
          <w:rPr>
            <w:lang w:eastAsia="zh-CN"/>
          </w:rPr>
          <w:sym w:font="Wingdings" w:char="F0FB"/>
        </w:r>
        <w:r>
          <w:rPr>
            <w:lang w:eastAsia="zh-CN"/>
          </w:rPr>
          <w:t xml:space="preserve">  Please discuss the properties of the cable, not the climber … </w:t>
        </w:r>
      </w:ins>
    </w:p>
    <w:p w14:paraId="39D6C7CD" w14:textId="77777777" w:rsidR="008D75AE" w:rsidRDefault="008D75AE" w:rsidP="008D75AE">
      <w:pPr>
        <w:pStyle w:val="ListParagraph"/>
        <w:rPr>
          <w:ins w:id="773" w:author="Bob 3063" w:date="2018-02-02T16:27:00Z"/>
          <w:lang w:eastAsia="zh-CN"/>
        </w:rPr>
      </w:pPr>
      <w:ins w:id="774" w:author="Bob 3063" w:date="2018-02-02T16:27:00Z">
        <w:r>
          <w:rPr>
            <w:lang w:eastAsia="zh-CN"/>
          </w:rPr>
          <w:t>(</w:t>
        </w:r>
        <w:proofErr w:type="gramStart"/>
        <w:r>
          <w:rPr>
            <w:lang w:eastAsia="zh-CN"/>
          </w:rPr>
          <w:t>resistant</w:t>
        </w:r>
        <w:proofErr w:type="gramEnd"/>
        <w:r>
          <w:rPr>
            <w:lang w:eastAsia="zh-CN"/>
          </w:rPr>
          <w:t xml:space="preserve"> to corrosion or oxidization,</w:t>
        </w:r>
      </w:ins>
    </w:p>
    <w:p w14:paraId="7FBBDEBB" w14:textId="77777777" w:rsidR="008D75AE" w:rsidRDefault="008D75AE" w:rsidP="008D75AE">
      <w:pPr>
        <w:pStyle w:val="ListParagraph"/>
        <w:rPr>
          <w:ins w:id="775" w:author="Bob 3063" w:date="2018-02-02T16:27:00Z"/>
          <w:lang w:eastAsia="zh-CN"/>
        </w:rPr>
      </w:pPr>
      <w:proofErr w:type="gramStart"/>
      <w:ins w:id="776" w:author="Bob 3063" w:date="2018-02-02T16:27:00Z">
        <w:r>
          <w:rPr>
            <w:lang w:eastAsia="zh-CN"/>
          </w:rPr>
          <w:t>chemically</w:t>
        </w:r>
        <w:proofErr w:type="gramEnd"/>
        <w:r>
          <w:rPr>
            <w:lang w:eastAsia="zh-CN"/>
          </w:rPr>
          <w:t xml:space="preserve"> inert, no oxide layer,</w:t>
        </w:r>
      </w:ins>
    </w:p>
    <w:p w14:paraId="655CB546" w14:textId="77777777" w:rsidR="008D75AE" w:rsidRDefault="008D75AE" w:rsidP="008D75AE">
      <w:pPr>
        <w:pStyle w:val="ListParagraph"/>
        <w:rPr>
          <w:ins w:id="777" w:author="Bob 3063" w:date="2018-02-02T16:27:00Z"/>
          <w:lang w:eastAsia="zh-CN"/>
        </w:rPr>
      </w:pPr>
      <w:proofErr w:type="gramStart"/>
      <w:ins w:id="778" w:author="Bob 3063" w:date="2018-02-02T16:27:00Z">
        <w:r>
          <w:rPr>
            <w:lang w:eastAsia="zh-CN"/>
          </w:rPr>
          <w:t>chemically</w:t>
        </w:r>
        <w:proofErr w:type="gramEnd"/>
        <w:r>
          <w:rPr>
            <w:lang w:eastAsia="zh-CN"/>
          </w:rPr>
          <w:t xml:space="preserve"> stable when heated or cooled)</w:t>
        </w:r>
      </w:ins>
    </w:p>
    <w:p w14:paraId="30A33CAF" w14:textId="77777777" w:rsidR="008D75AE" w:rsidRDefault="008D75AE" w:rsidP="008D75AE">
      <w:pPr>
        <w:pStyle w:val="ListParagraph"/>
        <w:rPr>
          <w:ins w:id="779" w:author="Bob 3063" w:date="2018-02-02T16:27:00Z"/>
          <w:lang w:eastAsia="zh-CN"/>
        </w:rPr>
      </w:pPr>
    </w:p>
    <w:p w14:paraId="015BE1E4" w14:textId="2989A99D" w:rsidR="008D75AE" w:rsidRDefault="008D75AE" w:rsidP="008D75AE">
      <w:pPr>
        <w:pStyle w:val="ListParagraph"/>
        <w:rPr>
          <w:ins w:id="780" w:author="Bob 3063" w:date="2018-02-02T16:27:00Z"/>
          <w:lang w:eastAsia="zh-CN"/>
        </w:rPr>
      </w:pPr>
      <w:ins w:id="781" w:author="Bob 3063" w:date="2018-02-02T16:27:00Z">
        <w:r>
          <w:rPr>
            <w:lang w:eastAsia="zh-CN"/>
          </w:rPr>
          <w:t xml:space="preserve">Best solid                                               1 </w:t>
        </w:r>
        <w:proofErr w:type="spellStart"/>
        <w:proofErr w:type="gramStart"/>
        <w:r>
          <w:rPr>
            <w:lang w:eastAsia="zh-CN"/>
          </w:rPr>
          <w:t>mk</w:t>
        </w:r>
        <w:proofErr w:type="spellEnd"/>
        <w:proofErr w:type="gramEnd"/>
        <w:r>
          <w:rPr>
            <w:lang w:eastAsia="zh-CN"/>
          </w:rPr>
          <w:t xml:space="preserve">  </w:t>
        </w:r>
        <w:r>
          <w:rPr>
            <w:lang w:eastAsia="zh-CN"/>
          </w:rPr>
          <w:sym w:font="Wingdings" w:char="F0FC"/>
        </w:r>
      </w:ins>
    </w:p>
    <w:p w14:paraId="3CF592EA" w14:textId="3146CDA8" w:rsidR="008D75AE" w:rsidRDefault="008D75AE" w:rsidP="008D75AE">
      <w:pPr>
        <w:pStyle w:val="ListParagraph"/>
        <w:rPr>
          <w:ins w:id="782" w:author="Bob 3063" w:date="2018-02-02T16:27:00Z"/>
          <w:lang w:eastAsia="zh-CN"/>
        </w:rPr>
      </w:pPr>
      <w:ins w:id="783" w:author="Bob 3063" w:date="2018-02-02T16:27:00Z">
        <w:r>
          <w:rPr>
            <w:lang w:eastAsia="zh-CN"/>
          </w:rPr>
          <w:t xml:space="preserve">Justification                                            2 mx  </w:t>
        </w:r>
        <w:r>
          <w:rPr>
            <w:lang w:eastAsia="zh-CN"/>
          </w:rPr>
          <w:sym w:font="Wingdings" w:char="F0FC"/>
        </w:r>
        <w:r>
          <w:rPr>
            <w:lang w:eastAsia="zh-CN"/>
          </w:rPr>
          <w:sym w:font="Wingdings" w:char="F0FC"/>
        </w:r>
      </w:ins>
    </w:p>
    <w:p w14:paraId="3411DF7F" w14:textId="71FB23AC" w:rsidR="008D75AE" w:rsidRDefault="008D75AE" w:rsidP="008D75AE">
      <w:pPr>
        <w:pStyle w:val="ListParagraph"/>
        <w:rPr>
          <w:ins w:id="784" w:author="Bob 3063" w:date="2018-02-02T16:27:00Z"/>
          <w:lang w:eastAsia="zh-CN"/>
        </w:rPr>
      </w:pPr>
      <w:ins w:id="785" w:author="Bob 3063" w:date="2018-02-02T16:27:00Z">
        <w:r>
          <w:rPr>
            <w:lang w:eastAsia="zh-CN"/>
          </w:rPr>
          <w:t xml:space="preserve">=== </w:t>
        </w:r>
      </w:ins>
      <w:ins w:id="786" w:author="Bob 3063" w:date="2018-02-02T16:28:00Z">
        <w:r w:rsidR="00CD4B14">
          <w:rPr>
            <w:lang w:eastAsia="zh-CN"/>
          </w:rPr>
          <w:t>7</w:t>
        </w:r>
      </w:ins>
      <w:ins w:id="787" w:author="Bob 3063" w:date="2018-02-02T16:27:00Z">
        <w:r>
          <w:rPr>
            <w:lang w:eastAsia="zh-CN"/>
          </w:rPr>
          <w:t>/9</w:t>
        </w:r>
      </w:ins>
    </w:p>
    <w:p w14:paraId="2CB7CAD4" w14:textId="77777777" w:rsidR="008D75AE" w:rsidRDefault="008D75AE" w:rsidP="008D75AE">
      <w:pPr>
        <w:pStyle w:val="ListParagraph"/>
        <w:rPr>
          <w:ins w:id="788" w:author="Bob 3063" w:date="2018-02-02T16:27:00Z"/>
          <w:lang w:eastAsia="zh-CN"/>
        </w:rPr>
      </w:pPr>
    </w:p>
    <w:p w14:paraId="21ECE9A1" w14:textId="77777777" w:rsidR="008D75AE" w:rsidRDefault="008D75AE" w:rsidP="008D75AE">
      <w:pPr>
        <w:pStyle w:val="ListParagraph"/>
        <w:rPr>
          <w:ins w:id="789" w:author="Bob 3063" w:date="2018-02-02T16:27:00Z"/>
          <w:lang w:eastAsia="zh-CN"/>
        </w:rPr>
      </w:pPr>
      <w:ins w:id="790" w:author="Bob 3063" w:date="2018-02-02T16:27:00Z">
        <w:r>
          <w:rPr>
            <w:lang w:eastAsia="zh-CN"/>
          </w:rPr>
          <w:t xml:space="preserve">http://www.understandingnano.com/nanotubes-carbon-properties.html </w:t>
        </w:r>
      </w:ins>
    </w:p>
    <w:p w14:paraId="18CB8B53" w14:textId="77777777" w:rsidR="008D75AE" w:rsidRDefault="008D75AE" w:rsidP="008D75AE">
      <w:pPr>
        <w:pStyle w:val="ListParagraph"/>
        <w:rPr>
          <w:ins w:id="791" w:author="Bob 3063" w:date="2018-02-02T16:27:00Z"/>
          <w:lang w:eastAsia="zh-CN"/>
        </w:rPr>
      </w:pPr>
      <w:ins w:id="792" w:author="Bob 3063" w:date="2018-02-02T16:27:00Z">
        <w:r>
          <w:rPr>
            <w:lang w:eastAsia="zh-CN"/>
          </w:rPr>
          <w:t>https://en.wikipedia.org/wiki/Space_elevator</w:t>
        </w:r>
      </w:ins>
    </w:p>
    <w:p w14:paraId="53ACADB7" w14:textId="77777777" w:rsidR="008D75AE" w:rsidRDefault="008D75AE" w:rsidP="008D75AE">
      <w:pPr>
        <w:pStyle w:val="ListParagraph"/>
        <w:rPr>
          <w:ins w:id="793" w:author="Bob 3063" w:date="2018-02-02T16:27:00Z"/>
          <w:lang w:eastAsia="zh-CN"/>
        </w:rPr>
      </w:pPr>
    </w:p>
    <w:p w14:paraId="22913906" w14:textId="77777777" w:rsidR="008D75AE" w:rsidRDefault="008D75AE" w:rsidP="008D75AE">
      <w:pPr>
        <w:pStyle w:val="ListParagraph"/>
        <w:rPr>
          <w:ins w:id="794" w:author="Bob 3063" w:date="2018-02-02T16:27:00Z"/>
          <w:lang w:eastAsia="zh-CN"/>
        </w:rPr>
      </w:pPr>
      <w:ins w:id="795" w:author="Bob 3063" w:date="2018-02-02T16:27:00Z">
        <w:r>
          <w:rPr>
            <w:lang w:eastAsia="zh-CN"/>
          </w:rPr>
          <w:t>Physical Properties:</w:t>
        </w:r>
      </w:ins>
    </w:p>
    <w:p w14:paraId="3845521A" w14:textId="77777777" w:rsidR="008D75AE" w:rsidRDefault="008D75AE" w:rsidP="008D75AE">
      <w:pPr>
        <w:pStyle w:val="ListParagraph"/>
        <w:rPr>
          <w:ins w:id="796" w:author="Bob 3063" w:date="2018-02-02T16:27:00Z"/>
          <w:lang w:eastAsia="zh-CN"/>
        </w:rPr>
      </w:pPr>
      <w:ins w:id="797" w:author="Bob 3063" w:date="2018-02-02T16:27:00Z">
        <w:r>
          <w:rPr>
            <w:lang w:eastAsia="zh-CN"/>
          </w:rPr>
          <w:t>http://chemistry.elmhurst.edu/vchembook/104Aphysprop.html</w:t>
        </w:r>
      </w:ins>
    </w:p>
    <w:p w14:paraId="566B8EC1" w14:textId="77777777" w:rsidR="008D75AE" w:rsidRDefault="008D75AE" w:rsidP="008D75AE">
      <w:pPr>
        <w:pStyle w:val="ListParagraph"/>
        <w:rPr>
          <w:ins w:id="798" w:author="Bob 3063" w:date="2018-02-02T16:27:00Z"/>
          <w:lang w:eastAsia="zh-CN"/>
        </w:rPr>
      </w:pPr>
    </w:p>
    <w:p w14:paraId="77505DBF" w14:textId="77777777" w:rsidR="008D75AE" w:rsidRDefault="008D75AE" w:rsidP="008D75AE">
      <w:pPr>
        <w:pStyle w:val="ListParagraph"/>
        <w:rPr>
          <w:ins w:id="799" w:author="Bob 3063" w:date="2018-02-02T16:27:00Z"/>
          <w:lang w:eastAsia="zh-CN"/>
        </w:rPr>
      </w:pPr>
      <w:ins w:id="800" w:author="Bob 3063" w:date="2018-02-02T16:27:00Z">
        <w:r>
          <w:rPr>
            <w:lang w:eastAsia="zh-CN"/>
          </w:rPr>
          <w:t>Carbon nanotubes conduct electricity:</w:t>
        </w:r>
      </w:ins>
    </w:p>
    <w:p w14:paraId="61296E35" w14:textId="77777777" w:rsidR="008D75AE" w:rsidRDefault="008D75AE" w:rsidP="008D75AE">
      <w:pPr>
        <w:pStyle w:val="ListParagraph"/>
        <w:rPr>
          <w:ins w:id="801" w:author="Bob 3063" w:date="2018-02-02T16:27:00Z"/>
          <w:lang w:eastAsia="zh-CN"/>
        </w:rPr>
      </w:pPr>
      <w:ins w:id="802" w:author="Bob 3063" w:date="2018-02-02T16:27:00Z">
        <w:r>
          <w:rPr>
            <w:lang w:eastAsia="zh-CN"/>
          </w:rPr>
          <w:t>https://www.sciencedaily.com/releases/2009/03/090320134041.htm</w:t>
        </w:r>
      </w:ins>
    </w:p>
    <w:p w14:paraId="0D75D0FB" w14:textId="77777777" w:rsidR="008D75AE" w:rsidRDefault="008D75AE" w:rsidP="008D75AE">
      <w:pPr>
        <w:pStyle w:val="ListParagraph"/>
        <w:rPr>
          <w:ins w:id="803" w:author="Bob 3063" w:date="2018-02-02T16:27:00Z"/>
          <w:lang w:eastAsia="zh-CN"/>
        </w:rPr>
      </w:pPr>
    </w:p>
    <w:p w14:paraId="7BDEEBF8" w14:textId="77777777" w:rsidR="008D75AE" w:rsidRDefault="008D75AE" w:rsidP="008D75AE">
      <w:pPr>
        <w:pStyle w:val="ListParagraph"/>
        <w:rPr>
          <w:ins w:id="804" w:author="Bob 3063" w:date="2018-02-02T16:27:00Z"/>
          <w:lang w:eastAsia="zh-CN"/>
        </w:rPr>
      </w:pPr>
      <w:ins w:id="805" w:author="Bob 3063" w:date="2018-02-02T16:27:00Z">
        <w:r>
          <w:rPr>
            <w:lang w:eastAsia="zh-CN"/>
          </w:rPr>
          <w:t>Examples of metallic solids include, copper, gold, zinc</w:t>
        </w:r>
        <w:proofErr w:type="gramStart"/>
        <w:r>
          <w:rPr>
            <w:lang w:eastAsia="zh-CN"/>
          </w:rPr>
          <w:t>, ....</w:t>
        </w:r>
        <w:proofErr w:type="gramEnd"/>
        <w:r>
          <w:rPr>
            <w:lang w:eastAsia="zh-CN"/>
          </w:rPr>
          <w:t xml:space="preserve"> We tend to think about metallic solids as pure metals, but they can also be combinations of metals like bronze, which is a mixture of copper and </w:t>
        </w:r>
        <w:proofErr w:type="gramStart"/>
        <w:r>
          <w:rPr>
            <w:lang w:eastAsia="zh-CN"/>
          </w:rPr>
          <w:t>tin ...</w:t>
        </w:r>
        <w:proofErr w:type="gramEnd"/>
      </w:ins>
    </w:p>
    <w:p w14:paraId="320F918A" w14:textId="77777777" w:rsidR="008D75AE" w:rsidRDefault="008D75AE" w:rsidP="008D75AE">
      <w:pPr>
        <w:pStyle w:val="ListParagraph"/>
        <w:rPr>
          <w:ins w:id="806" w:author="Bob 3063" w:date="2018-02-02T16:27:00Z"/>
          <w:lang w:eastAsia="zh-CN"/>
        </w:rPr>
      </w:pPr>
      <w:ins w:id="807" w:author="Bob 3063" w:date="2018-02-02T16:27:00Z">
        <w:r>
          <w:rPr>
            <w:lang w:eastAsia="zh-CN"/>
          </w:rPr>
          <w:t>https://ch301.cm.utexas.edu/section2.php?target=imfs/solids/metallic-solids.html</w:t>
        </w:r>
      </w:ins>
    </w:p>
    <w:p w14:paraId="1A4F2C22" w14:textId="77777777" w:rsidR="008D75AE" w:rsidRDefault="008D75AE" w:rsidP="008D75AE">
      <w:pPr>
        <w:pStyle w:val="ListParagraph"/>
        <w:rPr>
          <w:ins w:id="808" w:author="Bob 3063" w:date="2018-02-02T16:27:00Z"/>
          <w:lang w:eastAsia="zh-CN"/>
        </w:rPr>
      </w:pPr>
    </w:p>
    <w:p w14:paraId="6A5CD563" w14:textId="77777777" w:rsidR="008D75AE" w:rsidRDefault="008D75AE" w:rsidP="008D75AE">
      <w:pPr>
        <w:pStyle w:val="ListParagraph"/>
        <w:rPr>
          <w:ins w:id="809" w:author="Bob 3063" w:date="2018-02-02T16:27:00Z"/>
          <w:lang w:eastAsia="zh-CN"/>
        </w:rPr>
      </w:pPr>
      <w:ins w:id="810" w:author="Bob 3063" w:date="2018-02-02T16:27:00Z">
        <w:r>
          <w:rPr>
            <w:lang w:eastAsia="zh-CN"/>
          </w:rPr>
          <w:t>https://www.google.ca/search?q=diamond+for+the+space+elevator&amp;ie=utf-8&amp;oe=utf-8&amp;client=firefox-b-ab&amp;gfe_rd=cr&amp;dcr=0&amp;ei=yqNrWrXuFcj_8AeKvb4Q</w:t>
        </w:r>
      </w:ins>
    </w:p>
    <w:p w14:paraId="06732A49" w14:textId="77777777" w:rsidR="008D75AE" w:rsidRDefault="008D75AE" w:rsidP="008D75AE">
      <w:pPr>
        <w:pStyle w:val="ListParagraph"/>
        <w:rPr>
          <w:ins w:id="811" w:author="Bob 3063" w:date="2018-02-02T16:27:00Z"/>
          <w:lang w:eastAsia="zh-CN"/>
        </w:rPr>
      </w:pPr>
    </w:p>
    <w:p w14:paraId="0B29D48A" w14:textId="77777777" w:rsidR="008D75AE" w:rsidRDefault="008D75AE" w:rsidP="008D75AE">
      <w:pPr>
        <w:pStyle w:val="ListParagraph"/>
        <w:rPr>
          <w:ins w:id="812" w:author="Bob 3063" w:date="2018-02-02T16:27:00Z"/>
          <w:lang w:eastAsia="zh-CN"/>
        </w:rPr>
      </w:pPr>
      <w:ins w:id="813" w:author="Bob 3063" w:date="2018-02-02T16:27:00Z">
        <w:r>
          <w:rPr>
            <w:lang w:eastAsia="zh-CN"/>
          </w:rPr>
          <w:t>A chemical reaction occurs when chemical bonds are built or broken.  A chemical property would predict what happens when changes are made to the bonds.  The existing bonds were made in a previous chemical reaction and cannot now be called a chemical property.</w:t>
        </w:r>
      </w:ins>
    </w:p>
    <w:p w14:paraId="5ECB7771" w14:textId="77777777" w:rsidR="008D75AE" w:rsidRDefault="008D75AE" w:rsidP="008D75AE">
      <w:pPr>
        <w:pStyle w:val="ListParagraph"/>
        <w:rPr>
          <w:ins w:id="814" w:author="Bob 3063" w:date="2018-02-02T16:27:00Z"/>
          <w:lang w:eastAsia="zh-CN"/>
        </w:rPr>
      </w:pPr>
      <w:ins w:id="815" w:author="Bob 3063" w:date="2018-02-02T16:27:00Z">
        <w:r>
          <w:rPr>
            <w:lang w:eastAsia="zh-CN"/>
          </w:rPr>
          <w:t xml:space="preserve">https://en.wikipedia.org/wiki/Chemical_property </w:t>
        </w:r>
      </w:ins>
    </w:p>
    <w:p w14:paraId="3EB20491" w14:textId="77777777" w:rsidR="008D75AE" w:rsidRDefault="008D75AE" w:rsidP="008D75AE">
      <w:pPr>
        <w:pStyle w:val="ListParagraph"/>
        <w:rPr>
          <w:ins w:id="816" w:author="Bob 3063" w:date="2018-02-02T16:27:00Z"/>
          <w:lang w:eastAsia="zh-CN"/>
        </w:rPr>
      </w:pPr>
    </w:p>
    <w:p w14:paraId="4E65F256" w14:textId="77777777" w:rsidR="008D75AE" w:rsidRDefault="008D75AE" w:rsidP="008D75AE">
      <w:pPr>
        <w:pStyle w:val="ListParagraph"/>
        <w:rPr>
          <w:ins w:id="817" w:author="Bob 3063" w:date="2018-02-02T16:27:00Z"/>
          <w:lang w:eastAsia="zh-CN"/>
        </w:rPr>
      </w:pPr>
      <w:ins w:id="818" w:author="Bob 3063" w:date="2018-02-02T16:27:00Z">
        <w:r>
          <w:rPr>
            <w:lang w:eastAsia="zh-CN"/>
          </w:rPr>
          <w:lastRenderedPageBreak/>
          <w:t>Note that the question does not refer to the lunar space elevator.</w:t>
        </w:r>
      </w:ins>
    </w:p>
    <w:p w14:paraId="53F63424" w14:textId="380EA7E8" w:rsidR="00AC683E" w:rsidRPr="00F13C17" w:rsidRDefault="008D75AE" w:rsidP="008D75AE">
      <w:pPr>
        <w:pStyle w:val="ListParagraph"/>
        <w:rPr>
          <w:lang w:eastAsia="zh-CN"/>
          <w:rPrChange w:id="819" w:author="Bob 3063" w:date="2018-02-02T15:52:00Z">
            <w:rPr>
              <w:color w:val="FF0000"/>
              <w:lang w:eastAsia="zh-CN"/>
            </w:rPr>
          </w:rPrChange>
        </w:rPr>
      </w:pPr>
      <w:ins w:id="820" w:author="Bob 3063" w:date="2018-02-02T16:27:00Z">
        <w:r>
          <w:rPr>
            <w:lang w:eastAsia="zh-CN"/>
          </w:rPr>
          <w:t>https://en.wikipedia.org/wiki/Lunar_space_elevator</w:t>
        </w:r>
      </w:ins>
      <w:ins w:id="821" w:author="Bob 3063" w:date="2018-02-02T16:26:00Z">
        <w:r>
          <w:rPr>
            <w:lang w:eastAsia="zh-CN"/>
          </w:rPr>
          <w:br/>
        </w:r>
        <w:r>
          <w:rPr>
            <w:lang w:eastAsia="zh-CN"/>
          </w:rPr>
          <w:br/>
        </w:r>
      </w:ins>
      <w:r w:rsidR="00AC683E" w:rsidRPr="00F13C17">
        <w:rPr>
          <w:lang w:eastAsia="zh-CN"/>
          <w:rPrChange w:id="822" w:author="Bob 3063" w:date="2018-02-02T15:52:00Z">
            <w:rPr>
              <w:color w:val="FF0000"/>
              <w:lang w:eastAsia="zh-CN"/>
            </w:rPr>
          </w:rPrChange>
        </w:rPr>
        <w:br/>
      </w:r>
    </w:p>
    <w:sectPr w:rsidR="00AC683E" w:rsidRPr="00F13C17" w:rsidSect="00F24288">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B84918"/>
    <w:multiLevelType w:val="hybridMultilevel"/>
    <w:tmpl w:val="48B25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716BC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b 3063">
    <w15:presenceInfo w15:providerId="None" w15:userId="Bob 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7FA"/>
    <w:rsid w:val="00006FB5"/>
    <w:rsid w:val="000206A5"/>
    <w:rsid w:val="000517EC"/>
    <w:rsid w:val="00097578"/>
    <w:rsid w:val="000E02A3"/>
    <w:rsid w:val="001151BC"/>
    <w:rsid w:val="00132DFC"/>
    <w:rsid w:val="00146B61"/>
    <w:rsid w:val="001606CB"/>
    <w:rsid w:val="002A4274"/>
    <w:rsid w:val="002B5715"/>
    <w:rsid w:val="002D3F34"/>
    <w:rsid w:val="002E7996"/>
    <w:rsid w:val="00307A80"/>
    <w:rsid w:val="00307F40"/>
    <w:rsid w:val="0032298C"/>
    <w:rsid w:val="00323808"/>
    <w:rsid w:val="003B2894"/>
    <w:rsid w:val="003D5FED"/>
    <w:rsid w:val="003F7D35"/>
    <w:rsid w:val="00406A86"/>
    <w:rsid w:val="0042398D"/>
    <w:rsid w:val="00423EAE"/>
    <w:rsid w:val="00494C24"/>
    <w:rsid w:val="004F33F9"/>
    <w:rsid w:val="004F3D1A"/>
    <w:rsid w:val="005247AC"/>
    <w:rsid w:val="00530383"/>
    <w:rsid w:val="00585361"/>
    <w:rsid w:val="005B7404"/>
    <w:rsid w:val="00607A32"/>
    <w:rsid w:val="00607D46"/>
    <w:rsid w:val="006A64BC"/>
    <w:rsid w:val="006E5EAD"/>
    <w:rsid w:val="00743253"/>
    <w:rsid w:val="007E619B"/>
    <w:rsid w:val="00823010"/>
    <w:rsid w:val="008319A8"/>
    <w:rsid w:val="008A00B9"/>
    <w:rsid w:val="008B2790"/>
    <w:rsid w:val="008D75AE"/>
    <w:rsid w:val="0090402F"/>
    <w:rsid w:val="00921338"/>
    <w:rsid w:val="009E2F72"/>
    <w:rsid w:val="00A40B5C"/>
    <w:rsid w:val="00A54933"/>
    <w:rsid w:val="00A62ACA"/>
    <w:rsid w:val="00A87BB4"/>
    <w:rsid w:val="00AC683E"/>
    <w:rsid w:val="00C63B10"/>
    <w:rsid w:val="00C91115"/>
    <w:rsid w:val="00C95D07"/>
    <w:rsid w:val="00CD4B14"/>
    <w:rsid w:val="00D75DFE"/>
    <w:rsid w:val="00DE13E5"/>
    <w:rsid w:val="00E17239"/>
    <w:rsid w:val="00E2058D"/>
    <w:rsid w:val="00E523A3"/>
    <w:rsid w:val="00E838DB"/>
    <w:rsid w:val="00EA2842"/>
    <w:rsid w:val="00EB5F94"/>
    <w:rsid w:val="00EC2A7C"/>
    <w:rsid w:val="00F13C17"/>
    <w:rsid w:val="00F24288"/>
    <w:rsid w:val="00F51BC2"/>
    <w:rsid w:val="00F53F82"/>
    <w:rsid w:val="00F734F1"/>
    <w:rsid w:val="00FC77FA"/>
    <w:rsid w:val="00FD4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19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7FA"/>
    <w:pPr>
      <w:ind w:left="720"/>
      <w:contextualSpacing/>
    </w:pPr>
  </w:style>
  <w:style w:type="character" w:styleId="PlaceholderText">
    <w:name w:val="Placeholder Text"/>
    <w:basedOn w:val="DefaultParagraphFont"/>
    <w:uiPriority w:val="99"/>
    <w:semiHidden/>
    <w:rsid w:val="00307A80"/>
    <w:rPr>
      <w:color w:val="808080"/>
    </w:rPr>
  </w:style>
  <w:style w:type="table" w:styleId="TableGrid">
    <w:name w:val="Table Grid"/>
    <w:basedOn w:val="TableNormal"/>
    <w:uiPriority w:val="39"/>
    <w:rsid w:val="00E52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B2790"/>
    <w:rPr>
      <w:sz w:val="16"/>
      <w:szCs w:val="16"/>
    </w:rPr>
  </w:style>
  <w:style w:type="paragraph" w:styleId="CommentText">
    <w:name w:val="annotation text"/>
    <w:basedOn w:val="Normal"/>
    <w:link w:val="CommentTextChar"/>
    <w:uiPriority w:val="99"/>
    <w:semiHidden/>
    <w:unhideWhenUsed/>
    <w:rsid w:val="008B2790"/>
    <w:rPr>
      <w:sz w:val="20"/>
      <w:szCs w:val="20"/>
    </w:rPr>
  </w:style>
  <w:style w:type="character" w:customStyle="1" w:styleId="CommentTextChar">
    <w:name w:val="Comment Text Char"/>
    <w:basedOn w:val="DefaultParagraphFont"/>
    <w:link w:val="CommentText"/>
    <w:uiPriority w:val="99"/>
    <w:semiHidden/>
    <w:rsid w:val="008B2790"/>
    <w:rPr>
      <w:sz w:val="20"/>
      <w:szCs w:val="20"/>
    </w:rPr>
  </w:style>
  <w:style w:type="paragraph" w:styleId="CommentSubject">
    <w:name w:val="annotation subject"/>
    <w:basedOn w:val="CommentText"/>
    <w:next w:val="CommentText"/>
    <w:link w:val="CommentSubjectChar"/>
    <w:uiPriority w:val="99"/>
    <w:semiHidden/>
    <w:unhideWhenUsed/>
    <w:rsid w:val="008B2790"/>
    <w:rPr>
      <w:b/>
      <w:bCs/>
    </w:rPr>
  </w:style>
  <w:style w:type="character" w:customStyle="1" w:styleId="CommentSubjectChar">
    <w:name w:val="Comment Subject Char"/>
    <w:basedOn w:val="CommentTextChar"/>
    <w:link w:val="CommentSubject"/>
    <w:uiPriority w:val="99"/>
    <w:semiHidden/>
    <w:rsid w:val="008B2790"/>
    <w:rPr>
      <w:b/>
      <w:bCs/>
      <w:sz w:val="20"/>
      <w:szCs w:val="20"/>
    </w:rPr>
  </w:style>
  <w:style w:type="paragraph" w:styleId="BalloonText">
    <w:name w:val="Balloon Text"/>
    <w:basedOn w:val="Normal"/>
    <w:link w:val="BalloonTextChar"/>
    <w:uiPriority w:val="99"/>
    <w:semiHidden/>
    <w:unhideWhenUsed/>
    <w:rsid w:val="008B27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7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1407310">
      <w:bodyDiv w:val="1"/>
      <w:marLeft w:val="0"/>
      <w:marRight w:val="0"/>
      <w:marTop w:val="0"/>
      <w:marBottom w:val="0"/>
      <w:divBdr>
        <w:top w:val="none" w:sz="0" w:space="0" w:color="auto"/>
        <w:left w:val="none" w:sz="0" w:space="0" w:color="auto"/>
        <w:bottom w:val="none" w:sz="0" w:space="0" w:color="auto"/>
        <w:right w:val="none" w:sz="0" w:space="0" w:color="auto"/>
      </w:divBdr>
    </w:div>
    <w:div w:id="1980183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glossaryDocument" Target="glossary/document.xml"/><Relationship Id="rId10" Type="http://schemas.openxmlformats.org/officeDocument/2006/relationships/image" Target="media/image5.jpg"/><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18</c:v>
                </c:pt>
                <c:pt idx="1">
                  <c:v>34</c:v>
                </c:pt>
                <c:pt idx="2">
                  <c:v>70</c:v>
                </c:pt>
                <c:pt idx="3">
                  <c:v>106</c:v>
                </c:pt>
              </c:numCache>
            </c:numRef>
          </c:xVal>
          <c:yVal>
            <c:numRef>
              <c:f>Sheet1!$B$2:$B$5</c:f>
              <c:numCache>
                <c:formatCode>General</c:formatCode>
                <c:ptCount val="4"/>
                <c:pt idx="0">
                  <c:v>-188</c:v>
                </c:pt>
                <c:pt idx="1">
                  <c:v>-34</c:v>
                </c:pt>
                <c:pt idx="2">
                  <c:v>59</c:v>
                </c:pt>
                <c:pt idx="3">
                  <c:v>184</c:v>
                </c:pt>
              </c:numCache>
            </c:numRef>
          </c:yVal>
          <c:smooth val="0"/>
          <c:extLst xmlns:c16r2="http://schemas.microsoft.com/office/drawing/2015/06/chart">
            <c:ext xmlns:c16="http://schemas.microsoft.com/office/drawing/2014/chart" uri="{C3380CC4-5D6E-409C-BE32-E72D297353CC}">
              <c16:uniqueId val="{00000000-3630-45BB-BD11-D16224734416}"/>
            </c:ext>
          </c:extLst>
        </c:ser>
        <c:dLbls>
          <c:showLegendKey val="0"/>
          <c:showVal val="0"/>
          <c:showCatName val="0"/>
          <c:showSerName val="0"/>
          <c:showPercent val="0"/>
          <c:showBubbleSize val="0"/>
        </c:dLbls>
        <c:axId val="522618264"/>
        <c:axId val="522619832"/>
      </c:scatterChart>
      <c:valAx>
        <c:axId val="522618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619832"/>
        <c:crosses val="autoZero"/>
        <c:crossBetween val="midCat"/>
      </c:valAx>
      <c:valAx>
        <c:axId val="522619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618264"/>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20250781"/>
        <w:category>
          <w:name w:val="General"/>
          <w:gallery w:val="placeholder"/>
        </w:category>
        <w:types>
          <w:type w:val="bbPlcHdr"/>
        </w:types>
        <w:behaviors>
          <w:behavior w:val="content"/>
        </w:behaviors>
        <w:guid w:val="{DFFC83DC-1750-8447-BE6E-8FAE715F9552}"/>
      </w:docPartPr>
      <w:docPartBody>
        <w:p w:rsidR="00304A94" w:rsidRDefault="00555458">
          <w:r w:rsidRPr="007943D4">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458"/>
    <w:rsid w:val="000F2C20"/>
    <w:rsid w:val="00304A94"/>
    <w:rsid w:val="00342862"/>
    <w:rsid w:val="00555458"/>
    <w:rsid w:val="00B376AB"/>
    <w:rsid w:val="00F06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C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0633F1-2034-4774-AE8E-81E7B1FE6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22</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Liu</dc:creator>
  <cp:keywords/>
  <dc:description/>
  <cp:lastModifiedBy>Bob 3063</cp:lastModifiedBy>
  <cp:revision>31</cp:revision>
  <dcterms:created xsi:type="dcterms:W3CDTF">2018-02-02T20:51:00Z</dcterms:created>
  <dcterms:modified xsi:type="dcterms:W3CDTF">2018-02-02T21:29:00Z</dcterms:modified>
</cp:coreProperties>
</file>